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E14DD" w14:textId="58A55948" w:rsidR="00295BD6" w:rsidDel="00265C42" w:rsidRDefault="00000000">
      <w:pPr>
        <w:pStyle w:val="Title"/>
        <w:rPr>
          <w:del w:id="0" w:author="Ali Vahdati" w:date="2023-06-29T13:09:00Z"/>
        </w:rPr>
        <w:pPrChange w:id="1" w:author="Ali Vahdati" w:date="2023-06-29T13:10:00Z">
          <w:pPr>
            <w:pStyle w:val="Heading2"/>
            <w:jc w:val="both"/>
          </w:pPr>
        </w:pPrChange>
      </w:pPr>
      <w:del w:id="2" w:author="Ali Vahdati" w:date="2023-06-29T13:09:00Z">
        <w:r w:rsidDel="00265C42">
          <w:delText>Proposal</w:delText>
        </w:r>
      </w:del>
    </w:p>
    <w:p w14:paraId="6D333E85" w14:textId="176DCA5A" w:rsidR="00295BD6" w:rsidRDefault="008E5E5A">
      <w:pPr>
        <w:pStyle w:val="Title"/>
        <w:rPr>
          <w:i/>
          <w:iCs/>
        </w:rPr>
        <w:pPrChange w:id="3" w:author="Ali Vahdati" w:date="2023-06-29T13:10:00Z">
          <w:pPr>
            <w:pStyle w:val="FirstParagraph"/>
            <w:jc w:val="both"/>
          </w:pPr>
        </w:pPrChange>
      </w:pPr>
      <w:ins w:id="4" w:author="Ali Vahdati" w:date="2023-06-26T16:56:00Z">
        <w:r w:rsidRPr="008E5E5A">
          <w:rPr>
            <w:i/>
            <w:iCs/>
          </w:rPr>
          <w:t xml:space="preserve">Assessing </w:t>
        </w:r>
      </w:ins>
      <w:ins w:id="5" w:author="Ali Vahdati" w:date="2023-06-29T13:28:00Z">
        <w:r w:rsidR="0042125D">
          <w:rPr>
            <w:i/>
            <w:iCs/>
          </w:rPr>
          <w:t>e</w:t>
        </w:r>
      </w:ins>
      <w:ins w:id="6" w:author="Ali Vahdati" w:date="2023-06-26T16:56:00Z">
        <w:r w:rsidRPr="008E5E5A">
          <w:rPr>
            <w:i/>
            <w:iCs/>
          </w:rPr>
          <w:t xml:space="preserve">xtinction </w:t>
        </w:r>
      </w:ins>
      <w:ins w:id="7" w:author="Ali Vahdati" w:date="2023-06-29T13:28:00Z">
        <w:r w:rsidR="0042125D">
          <w:rPr>
            <w:i/>
            <w:iCs/>
          </w:rPr>
          <w:t>d</w:t>
        </w:r>
      </w:ins>
      <w:ins w:id="8" w:author="Ali Vahdati" w:date="2023-06-26T16:56:00Z">
        <w:r w:rsidRPr="008E5E5A">
          <w:rPr>
            <w:i/>
            <w:iCs/>
          </w:rPr>
          <w:t xml:space="preserve">ynamics in </w:t>
        </w:r>
      </w:ins>
      <w:ins w:id="9" w:author="Ali Vahdati" w:date="2023-06-29T13:28:00Z">
        <w:r w:rsidR="0042125D">
          <w:rPr>
            <w:i/>
            <w:iCs/>
          </w:rPr>
          <w:t>c</w:t>
        </w:r>
      </w:ins>
      <w:ins w:id="10" w:author="Ali Vahdati" w:date="2023-06-26T16:56:00Z">
        <w:r w:rsidRPr="008E5E5A">
          <w:rPr>
            <w:i/>
            <w:iCs/>
          </w:rPr>
          <w:t xml:space="preserve">hanging </w:t>
        </w:r>
      </w:ins>
      <w:ins w:id="11" w:author="Ali Vahdati" w:date="2023-06-29T13:28:00Z">
        <w:r w:rsidR="0042125D">
          <w:rPr>
            <w:i/>
            <w:iCs/>
          </w:rPr>
          <w:t>m</w:t>
        </w:r>
      </w:ins>
      <w:ins w:id="12" w:author="Ali Vahdati" w:date="2023-06-26T16:56:00Z">
        <w:r w:rsidRPr="008E5E5A">
          <w:rPr>
            <w:i/>
            <w:iCs/>
          </w:rPr>
          <w:t xml:space="preserve">etacommunities: </w:t>
        </w:r>
      </w:ins>
      <w:ins w:id="13" w:author="Ali Vahdati" w:date="2023-06-29T13:28:00Z">
        <w:r w:rsidR="0042125D">
          <w:rPr>
            <w:i/>
            <w:iCs/>
          </w:rPr>
          <w:t>a</w:t>
        </w:r>
      </w:ins>
      <w:ins w:id="14" w:author="Ali Vahdati" w:date="2023-06-26T16:56:00Z">
        <w:r w:rsidRPr="008E5E5A">
          <w:rPr>
            <w:i/>
            <w:iCs/>
          </w:rPr>
          <w:t xml:space="preserve"> </w:t>
        </w:r>
      </w:ins>
      <w:ins w:id="15" w:author="Ali Vahdati" w:date="2023-06-29T13:29:00Z">
        <w:r w:rsidR="0042125D">
          <w:rPr>
            <w:i/>
            <w:iCs/>
          </w:rPr>
          <w:t>c</w:t>
        </w:r>
      </w:ins>
      <w:ins w:id="16" w:author="Ali Vahdati" w:date="2023-06-26T16:56:00Z">
        <w:r w:rsidRPr="008E5E5A">
          <w:rPr>
            <w:i/>
            <w:iCs/>
          </w:rPr>
          <w:t xml:space="preserve">ase </w:t>
        </w:r>
      </w:ins>
      <w:ins w:id="17" w:author="Ali Vahdati" w:date="2023-06-29T13:29:00Z">
        <w:r w:rsidR="0042125D">
          <w:rPr>
            <w:i/>
            <w:iCs/>
          </w:rPr>
          <w:t>s</w:t>
        </w:r>
      </w:ins>
      <w:ins w:id="18" w:author="Ali Vahdati" w:date="2023-06-26T16:56:00Z">
        <w:r w:rsidRPr="008E5E5A">
          <w:rPr>
            <w:i/>
            <w:iCs/>
          </w:rPr>
          <w:t xml:space="preserve">tudy of the Guadalquivir </w:t>
        </w:r>
      </w:ins>
      <w:ins w:id="19" w:author="Ali Vahdati" w:date="2023-06-29T13:29:00Z">
        <w:r w:rsidR="0042125D">
          <w:rPr>
            <w:i/>
            <w:iCs/>
          </w:rPr>
          <w:t>r</w:t>
        </w:r>
      </w:ins>
      <w:ins w:id="20" w:author="Ali Vahdati" w:date="2023-06-26T16:56:00Z">
        <w:r w:rsidRPr="008E5E5A">
          <w:rPr>
            <w:i/>
            <w:iCs/>
          </w:rPr>
          <w:t xml:space="preserve">iver </w:t>
        </w:r>
      </w:ins>
      <w:ins w:id="21" w:author="Ali Vahdati" w:date="2023-06-29T13:29:00Z">
        <w:r w:rsidR="0042125D">
          <w:rPr>
            <w:i/>
            <w:iCs/>
          </w:rPr>
          <w:t>b</w:t>
        </w:r>
      </w:ins>
      <w:ins w:id="22" w:author="Ali Vahdati" w:date="2023-06-26T16:56:00Z">
        <w:r w:rsidRPr="008E5E5A">
          <w:rPr>
            <w:i/>
            <w:iCs/>
          </w:rPr>
          <w:t>asin</w:t>
        </w:r>
      </w:ins>
      <w:del w:id="23" w:author="Ali Vahdati" w:date="2023-06-26T16:56:00Z">
        <w:r w:rsidDel="008E5E5A">
          <w:rPr>
            <w:i/>
            <w:iCs/>
          </w:rPr>
          <w:delText>Extinction dynamics in changing metacommunities: Guadalquivir river basin as a case study</w:delText>
        </w:r>
      </w:del>
    </w:p>
    <w:p w14:paraId="61F26528" w14:textId="77777777" w:rsidR="00295BD6" w:rsidRDefault="00000000">
      <w:pPr>
        <w:pStyle w:val="Heading1"/>
        <w:pPrChange w:id="24" w:author="Ali Vahdati" w:date="2023-06-29T13:10:00Z">
          <w:pPr>
            <w:pStyle w:val="Heading3"/>
            <w:jc w:val="both"/>
          </w:pPr>
        </w:pPrChange>
      </w:pPr>
      <w:r>
        <w:t>Introduction</w:t>
      </w:r>
    </w:p>
    <w:p w14:paraId="75D04BB7" w14:textId="5E53C07A" w:rsidR="007A3CF7" w:rsidRDefault="00000000">
      <w:pPr>
        <w:pStyle w:val="BodyText"/>
        <w:rPr>
          <w:ins w:id="25" w:author="Ali Vahdati" w:date="2023-06-29T12:39:00Z"/>
        </w:rPr>
      </w:pPr>
      <w:del w:id="26" w:author="Ali Vahdati" w:date="2023-06-26T15:56:00Z">
        <w:r w:rsidDel="007A3CF7">
          <w:delText>Mediterranean basins are vulnerable ecosystems with a high proportion of native and endemic species which are of high conservation concern. They are the most vulnerable/delicate “version” of dendritic metacommunities. Most native and endemic species occupy narrow ranges and are under multiple threats, including fragmentation, habitat loss, warming, droughts, and exotic species, which have been recognized as one of the key threats in freshwater ecosystems worldwide.</w:delText>
        </w:r>
      </w:del>
      <w:ins w:id="27" w:author="Ali Vahdati" w:date="2023-06-26T15:53:00Z">
        <w:r w:rsidR="007A3CF7" w:rsidRPr="007A3CF7">
          <w:rPr>
            <w:rPrChange w:id="28" w:author="Ali Vahdati" w:date="2023-06-26T15:56:00Z">
              <w:rPr>
                <w:rFonts w:ascii="Segoe UI" w:hAnsi="Segoe UI" w:cs="Segoe UI"/>
                <w:color w:val="374151"/>
                <w:shd w:val="clear" w:color="auto" w:fill="F7F7F8"/>
              </w:rPr>
            </w:rPrChange>
          </w:rPr>
          <w:t xml:space="preserve">Mediterranean </w:t>
        </w:r>
      </w:ins>
      <w:ins w:id="29" w:author="Ali Vahdati" w:date="2023-06-29T12:24:00Z">
        <w:r w:rsidR="00B02911">
          <w:t xml:space="preserve">river </w:t>
        </w:r>
      </w:ins>
      <w:ins w:id="30" w:author="Ali Vahdati" w:date="2023-06-26T15:53:00Z">
        <w:r w:rsidR="007A3CF7" w:rsidRPr="007A3CF7">
          <w:rPr>
            <w:rPrChange w:id="31" w:author="Ali Vahdati" w:date="2023-06-26T15:56:00Z">
              <w:rPr>
                <w:rFonts w:ascii="Segoe UI" w:hAnsi="Segoe UI" w:cs="Segoe UI"/>
                <w:color w:val="374151"/>
                <w:shd w:val="clear" w:color="auto" w:fill="F7F7F8"/>
              </w:rPr>
            </w:rPrChange>
          </w:rPr>
          <w:t xml:space="preserve">basins, home to </w:t>
        </w:r>
      </w:ins>
      <w:ins w:id="32" w:author="Ali Vahdati" w:date="2023-06-29T12:24:00Z">
        <w:r w:rsidR="00B02911" w:rsidRPr="00644C44">
          <w:t xml:space="preserve">a </w:t>
        </w:r>
      </w:ins>
      <w:ins w:id="33" w:author="Ali Vahdati" w:date="2023-06-29T12:44:00Z">
        <w:r w:rsidR="00D36454" w:rsidRPr="00D36454">
          <w:t xml:space="preserve">significant number of </w:t>
        </w:r>
      </w:ins>
      <w:ins w:id="34" w:author="Ali Vahdati" w:date="2023-06-29T12:45:00Z">
        <w:r w:rsidR="00D36454">
          <w:t>endemic</w:t>
        </w:r>
      </w:ins>
      <w:ins w:id="35" w:author="Ali Vahdati" w:date="2023-06-29T12:44:00Z">
        <w:r w:rsidR="00D36454" w:rsidRPr="00D36454">
          <w:t xml:space="preserve"> fish species facing conservation challenges</w:t>
        </w:r>
      </w:ins>
      <w:ins w:id="36" w:author="Ali Vahdati" w:date="2023-06-26T15:53:00Z">
        <w:r w:rsidR="007A3CF7" w:rsidRPr="007A3CF7">
          <w:rPr>
            <w:rPrChange w:id="37" w:author="Ali Vahdati" w:date="2023-06-26T15:56:00Z">
              <w:rPr>
                <w:rFonts w:ascii="Segoe UI" w:hAnsi="Segoe UI" w:cs="Segoe UI"/>
                <w:color w:val="374151"/>
                <w:shd w:val="clear" w:color="auto" w:fill="F7F7F8"/>
              </w:rPr>
            </w:rPrChange>
          </w:rPr>
          <w:t xml:space="preserve">, </w:t>
        </w:r>
      </w:ins>
      <w:ins w:id="38" w:author="Ali Vahdati" w:date="2023-06-29T12:45:00Z">
        <w:r w:rsidR="00D36454" w:rsidRPr="00D36454">
          <w:t>are among the most vulnerable types of dendritic metacommunities</w:t>
        </w:r>
      </w:ins>
      <w:ins w:id="39" w:author="Ali Vahdati" w:date="2023-06-29T12:23:00Z">
        <w:r w:rsidR="00B02911">
          <w:t xml:space="preserve"> </w:t>
        </w:r>
        <w:r w:rsidR="00B02911" w:rsidRPr="00644C44">
          <w:t xml:space="preserve">(Smith &amp; </w:t>
        </w:r>
        <w:proofErr w:type="spellStart"/>
        <w:r w:rsidR="00B02911" w:rsidRPr="00644C44">
          <w:t>Darwall</w:t>
        </w:r>
        <w:proofErr w:type="spellEnd"/>
        <w:r w:rsidR="00B02911" w:rsidRPr="00644C44">
          <w:t xml:space="preserve">, 2006; </w:t>
        </w:r>
        <w:proofErr w:type="spellStart"/>
        <w:r w:rsidR="00B02911" w:rsidRPr="00644C44">
          <w:t>Reyjol</w:t>
        </w:r>
        <w:proofErr w:type="spellEnd"/>
        <w:r w:rsidR="00B02911" w:rsidRPr="00644C44">
          <w:t xml:space="preserve"> et al., 2007)</w:t>
        </w:r>
      </w:ins>
      <w:ins w:id="40" w:author="Ali Vahdati" w:date="2023-06-26T15:53:00Z">
        <w:r w:rsidR="007A3CF7" w:rsidRPr="007A3CF7">
          <w:rPr>
            <w:rPrChange w:id="41" w:author="Ali Vahdati" w:date="2023-06-26T15:56:00Z">
              <w:rPr>
                <w:rFonts w:ascii="Segoe UI" w:hAnsi="Segoe UI" w:cs="Segoe UI"/>
                <w:color w:val="374151"/>
                <w:shd w:val="clear" w:color="auto" w:fill="F7F7F8"/>
              </w:rPr>
            </w:rPrChange>
          </w:rPr>
          <w:t>.</w:t>
        </w:r>
      </w:ins>
      <w:ins w:id="42" w:author="Ali Vahdati" w:date="2023-06-29T12:28:00Z">
        <w:r w:rsidR="00B02911">
          <w:t xml:space="preserve"> The structure and colonization/extinction dynamics of f</w:t>
        </w:r>
        <w:r w:rsidR="00B02911" w:rsidRPr="00644C44">
          <w:t>ish metacommunities are naturally constrained by</w:t>
        </w:r>
        <w:r w:rsidR="00B02911">
          <w:t xml:space="preserve"> </w:t>
        </w:r>
      </w:ins>
      <w:ins w:id="43" w:author="Ali Vahdati" w:date="2023-06-29T12:40:00Z">
        <w:r w:rsidR="00BA2C46">
          <w:t xml:space="preserve">the </w:t>
        </w:r>
      </w:ins>
      <w:ins w:id="44" w:author="Ali Vahdati" w:date="2023-06-29T12:28:00Z">
        <w:r w:rsidR="00B02911">
          <w:t>connectivity within</w:t>
        </w:r>
        <w:r w:rsidR="00B02911" w:rsidRPr="00644C44">
          <w:t xml:space="preserve"> the</w:t>
        </w:r>
      </w:ins>
      <w:ins w:id="45" w:author="Ali Vahdati" w:date="2023-06-29T12:40:00Z">
        <w:r w:rsidR="00D36454">
          <w:t>ir habitats</w:t>
        </w:r>
      </w:ins>
      <w:ins w:id="46" w:author="Ali Vahdati" w:date="2023-06-29T12:28:00Z">
        <w:r w:rsidR="00B02911" w:rsidRPr="00644C44">
          <w:t xml:space="preserve">, </w:t>
        </w:r>
      </w:ins>
      <w:ins w:id="47" w:author="Ali Vahdati" w:date="2023-06-29T12:41:00Z">
        <w:r w:rsidR="00D36454" w:rsidRPr="00BA2C46">
          <w:t>shaped by both local and regional factors</w:t>
        </w:r>
        <w:r w:rsidR="00D36454" w:rsidRPr="00644C44">
          <w:t xml:space="preserve"> </w:t>
        </w:r>
      </w:ins>
      <w:ins w:id="48" w:author="Ali Vahdati" w:date="2023-06-29T12:28:00Z">
        <w:r w:rsidR="00B02911" w:rsidRPr="00644C44">
          <w:t>(Brown &amp; Swan 2010).</w:t>
        </w:r>
      </w:ins>
      <w:ins w:id="49" w:author="Ali Vahdati" w:date="2023-06-26T15:53:00Z">
        <w:r w:rsidR="007A3CF7" w:rsidRPr="007A3CF7">
          <w:rPr>
            <w:rPrChange w:id="50" w:author="Ali Vahdati" w:date="2023-06-26T15:56:00Z">
              <w:rPr>
                <w:rFonts w:ascii="Segoe UI" w:hAnsi="Segoe UI" w:cs="Segoe UI"/>
                <w:color w:val="374151"/>
                <w:shd w:val="clear" w:color="auto" w:fill="F7F7F8"/>
              </w:rPr>
            </w:rPrChange>
          </w:rPr>
          <w:t xml:space="preserve"> </w:t>
        </w:r>
      </w:ins>
      <w:ins w:id="51" w:author="Ali Vahdati" w:date="2023-06-29T12:42:00Z">
        <w:r w:rsidR="00D36454" w:rsidRPr="00BA2C46">
          <w:t>These indigenous species are increasingly threatened by factors such as</w:t>
        </w:r>
        <w:r w:rsidR="00D36454" w:rsidRPr="00644C44">
          <w:t xml:space="preserve"> </w:t>
        </w:r>
        <w:r w:rsidR="00D36454" w:rsidRPr="00BA2C46">
          <w:t>reservoir-induced connectivity reduction</w:t>
        </w:r>
      </w:ins>
      <w:ins w:id="52" w:author="Ali Vahdati" w:date="2023-06-29T12:27:00Z">
        <w:r w:rsidR="00B02911" w:rsidRPr="00644C44">
          <w:t>, increased pollution</w:t>
        </w:r>
      </w:ins>
      <w:ins w:id="53" w:author="Ali Vahdati" w:date="2023-06-29T12:42:00Z">
        <w:r w:rsidR="00D36454">
          <w:t xml:space="preserve">, </w:t>
        </w:r>
      </w:ins>
      <w:ins w:id="54" w:author="Ali Vahdati" w:date="2023-06-29T12:27:00Z">
        <w:r w:rsidR="00B02911" w:rsidRPr="00644C44">
          <w:t xml:space="preserve">habitat loss, </w:t>
        </w:r>
      </w:ins>
      <w:ins w:id="55" w:author="Ali Vahdati" w:date="2023-06-29T12:43:00Z">
        <w:r w:rsidR="00D36454" w:rsidRPr="00BA2C46">
          <w:t>and a surge in invasive species, which pose significant threats to freshwater ecosystems globally</w:t>
        </w:r>
        <w:r w:rsidR="00D36454">
          <w:t xml:space="preserve"> </w:t>
        </w:r>
      </w:ins>
      <w:ins w:id="56" w:author="Ali Vahdati" w:date="2023-06-29T12:27:00Z">
        <w:r w:rsidR="00B02911">
          <w:t>(Valerio et al. 2022)</w:t>
        </w:r>
      </w:ins>
      <w:ins w:id="57" w:author="Ali Vahdati" w:date="2023-06-29T12:43:00Z">
        <w:r w:rsidR="00D36454">
          <w:t>.</w:t>
        </w:r>
      </w:ins>
    </w:p>
    <w:p w14:paraId="674A8946" w14:textId="6F53E124" w:rsidR="00BA2C46" w:rsidRPr="007A3CF7" w:rsidDel="00D36454" w:rsidRDefault="00BA2C46" w:rsidP="000D0448">
      <w:pPr>
        <w:pStyle w:val="BodyText"/>
        <w:rPr>
          <w:del w:id="58" w:author="Ali Vahdati" w:date="2023-06-29T12:43:00Z"/>
        </w:rPr>
        <w:pPrChange w:id="59" w:author="Ali Vahdati" w:date="2023-06-29T14:11:00Z">
          <w:pPr>
            <w:pStyle w:val="FirstParagraph"/>
            <w:jc w:val="both"/>
          </w:pPr>
        </w:pPrChange>
      </w:pPr>
    </w:p>
    <w:p w14:paraId="69955F68" w14:textId="24FBCAB4" w:rsidR="00665468" w:rsidRDefault="00000000" w:rsidP="000D0448">
      <w:pPr>
        <w:pStyle w:val="BodyText"/>
        <w:rPr>
          <w:ins w:id="60" w:author="Ali Vahdati" w:date="2023-06-29T13:00:00Z"/>
        </w:rPr>
        <w:pPrChange w:id="61" w:author="Ali Vahdati" w:date="2023-06-29T14:11:00Z">
          <w:pPr>
            <w:pStyle w:val="BodyText"/>
            <w:jc w:val="both"/>
          </w:pPr>
        </w:pPrChange>
      </w:pPr>
      <w:del w:id="62" w:author="Ali Vahdati" w:date="2023-06-26T16:01:00Z">
        <w:r w:rsidDel="00C077EC">
          <w:delText>Mediterranean rivers are especially sensitive to climate change because they have species poor communities and a natural period of drought/desiccation. Climate change predictions suggest drying of upper reaches is becoming more frequent with the increasing risk of local species extinctions with unknown consequences at the metacommunity level for ecosystem functions. There are a limited number of studies addressing extinction risk in large freshwater basins under Mediterranean conditions. There is also uncertainty about the main mechanisms and their combination that might be driving extinction risk in these communities. Studies addressing the effect of multiple threats on species extinctions simultaneously are even more rare. Data driven simulation tools are needed to identify areas at risk. In this way, management measures can be more efficiently implemented, e.g., exotic spp eradication/management, buffering areas to allow for range expansions of native and endemic species and selection of areas of enhanced monitoring/protection.</w:delText>
        </w:r>
      </w:del>
      <w:ins w:id="63" w:author="Ali Vahdati" w:date="2023-06-29T12:47:00Z">
        <w:r w:rsidR="00D36454" w:rsidRPr="00D36454">
          <w:t>Mediterranean rivers' vulnerability to climate change</w:t>
        </w:r>
      </w:ins>
      <w:ins w:id="64" w:author="Ali Vahdati" w:date="2023-06-29T12:54:00Z">
        <w:r w:rsidR="00665468">
          <w:t xml:space="preserve"> </w:t>
        </w:r>
        <w:r w:rsidR="00665468" w:rsidRPr="00D82EFA">
          <w:t>(</w:t>
        </w:r>
        <w:proofErr w:type="spellStart"/>
        <w:r w:rsidR="00665468" w:rsidRPr="00D82EFA">
          <w:t>Jari</w:t>
        </w:r>
        <w:r w:rsidR="00665468" w:rsidRPr="00D82EFA">
          <w:rPr>
            <w:rFonts w:cstheme="minorHAnsi"/>
          </w:rPr>
          <w:t>ć</w:t>
        </w:r>
        <w:proofErr w:type="spellEnd"/>
        <w:r w:rsidR="00665468" w:rsidRPr="00D82EFA">
          <w:t xml:space="preserve"> et al. 2018)</w:t>
        </w:r>
      </w:ins>
      <w:ins w:id="65" w:author="Ali Vahdati" w:date="2023-06-29T12:47:00Z">
        <w:r w:rsidR="00D36454" w:rsidRPr="00D36454">
          <w:t xml:space="preserve"> is exacerbated by their species-poor communities and periods of natural drought</w:t>
        </w:r>
      </w:ins>
      <w:ins w:id="66" w:author="Ali Vahdati" w:date="2023-06-29T12:49:00Z">
        <w:r w:rsidR="00D36454">
          <w:t>/flood</w:t>
        </w:r>
      </w:ins>
      <w:ins w:id="67" w:author="Ali Vahdati" w:date="2023-06-29T12:47:00Z">
        <w:r w:rsidR="00D36454" w:rsidRPr="00D36454">
          <w:t xml:space="preserve"> </w:t>
        </w:r>
      </w:ins>
      <w:ins w:id="68" w:author="Ali Vahdati" w:date="2023-06-29T12:31:00Z">
        <w:r w:rsidR="00BA2C46" w:rsidRPr="0016743B">
          <w:t>(</w:t>
        </w:r>
        <w:proofErr w:type="spellStart"/>
        <w:r w:rsidR="00BA2C46" w:rsidRPr="0016743B">
          <w:rPr>
            <w:color w:val="000000" w:themeColor="text1"/>
          </w:rPr>
          <w:t>Gasith</w:t>
        </w:r>
        <w:proofErr w:type="spellEnd"/>
        <w:r w:rsidR="00BA2C46" w:rsidRPr="0016743B">
          <w:rPr>
            <w:color w:val="000000" w:themeColor="text1"/>
          </w:rPr>
          <w:t xml:space="preserve"> &amp; </w:t>
        </w:r>
        <w:proofErr w:type="spellStart"/>
        <w:r w:rsidR="00BA2C46" w:rsidRPr="0016743B">
          <w:rPr>
            <w:color w:val="000000" w:themeColor="text1"/>
          </w:rPr>
          <w:t>Resh</w:t>
        </w:r>
        <w:proofErr w:type="spellEnd"/>
        <w:r w:rsidR="00BA2C46" w:rsidRPr="0016743B">
          <w:rPr>
            <w:color w:val="000000" w:themeColor="text1"/>
          </w:rPr>
          <w:t>, 1999</w:t>
        </w:r>
        <w:r w:rsidR="00BA2C46" w:rsidRPr="0016743B">
          <w:t>)</w:t>
        </w:r>
      </w:ins>
      <w:ins w:id="69" w:author="Ali Vahdati" w:date="2023-06-26T15:57:00Z">
        <w:r w:rsidR="00C077EC" w:rsidRPr="00C077EC">
          <w:t xml:space="preserve">. </w:t>
        </w:r>
      </w:ins>
      <w:ins w:id="70" w:author="Ali Vahdati" w:date="2023-06-29T12:50:00Z">
        <w:r w:rsidR="00D36454" w:rsidRPr="00D36454">
          <w:rPr>
            <w:color w:val="000000" w:themeColor="text1"/>
          </w:rPr>
          <w:t>Increasingly intense summer heat is compounding the fragmentation of fish populations, which naturally isolate into pools during the drought</w:t>
        </w:r>
      </w:ins>
      <w:ins w:id="71" w:author="Ali Vahdati" w:date="2023-06-29T12:31:00Z">
        <w:r w:rsidR="00BA2C46" w:rsidRPr="0016743B">
          <w:rPr>
            <w:color w:val="000000" w:themeColor="text1"/>
          </w:rPr>
          <w:t xml:space="preserve"> (Bernardo et al., 2003, </w:t>
        </w:r>
        <w:proofErr w:type="spellStart"/>
        <w:r w:rsidR="00BA2C46" w:rsidRPr="0016743B">
          <w:rPr>
            <w:color w:val="000000" w:themeColor="text1"/>
          </w:rPr>
          <w:t>Maghallaes</w:t>
        </w:r>
        <w:proofErr w:type="spellEnd"/>
        <w:r w:rsidR="00BA2C46" w:rsidRPr="0016743B">
          <w:rPr>
            <w:color w:val="000000" w:themeColor="text1"/>
          </w:rPr>
          <w:t xml:space="preserve"> et al., 2007). </w:t>
        </w:r>
      </w:ins>
      <w:ins w:id="72" w:author="Ali Vahdati" w:date="2023-06-29T12:51:00Z">
        <w:r w:rsidR="00665468" w:rsidRPr="00665468">
          <w:t>Although native species have adapted to these fluctuations, escalating climate change poses an unprecedented threat.</w:t>
        </w:r>
        <w:r w:rsidR="00665468">
          <w:t xml:space="preserve"> </w:t>
        </w:r>
        <w:r w:rsidR="00665468" w:rsidRPr="00665468">
          <w:rPr>
            <w:color w:val="000000" w:themeColor="text1"/>
          </w:rPr>
          <w:t xml:space="preserve">The region has already experienced a 1.5ᵒC increase in summer temperatures, outpacing global rates by 20% </w:t>
        </w:r>
      </w:ins>
      <w:ins w:id="73" w:author="Ali Vahdati" w:date="2023-06-29T12:32:00Z">
        <w:r w:rsidR="00BA2C46" w:rsidRPr="0016743B">
          <w:t xml:space="preserve">(Ali et al., 2022). </w:t>
        </w:r>
      </w:ins>
      <w:ins w:id="74" w:author="Ali Vahdati" w:date="2023-06-29T13:00:00Z">
        <w:r w:rsidR="00665468" w:rsidRPr="00665468">
          <w:t>Predictions suggest that droughts will worsen, potentially leading to complete dry-outs of headwater streams. In a scenario where temperatures rise by 3ᵒC, there is projected to be a 12% reduction in expected mean rainfall</w:t>
        </w:r>
        <w:r w:rsidR="00665468">
          <w:t xml:space="preserve"> </w:t>
        </w:r>
        <w:r w:rsidR="00665468" w:rsidRPr="00665468">
          <w:t>(</w:t>
        </w:r>
        <w:proofErr w:type="spellStart"/>
        <w:r w:rsidR="00665468" w:rsidRPr="00665468">
          <w:t>XIth</w:t>
        </w:r>
        <w:proofErr w:type="spellEnd"/>
        <w:r w:rsidR="00665468" w:rsidRPr="00665468">
          <w:t xml:space="preserve"> IPCC Report, Ali et al., 2022)</w:t>
        </w:r>
        <w:r w:rsidR="00665468">
          <w:t>.</w:t>
        </w:r>
        <w:r w:rsidR="00265C42">
          <w:t xml:space="preserve"> </w:t>
        </w:r>
        <w:r w:rsidR="00265C42" w:rsidRPr="00265C42">
          <w:t>These conditions increase the risk of local extinction, with uncertain impacts on the metacommunity.</w:t>
        </w:r>
      </w:ins>
    </w:p>
    <w:p w14:paraId="388EB62C" w14:textId="62CB18DA" w:rsidR="00265C42" w:rsidRDefault="00BA2C46" w:rsidP="00265C42">
      <w:pPr>
        <w:rPr>
          <w:ins w:id="75" w:author="Ali Vahdati" w:date="2023-06-29T13:06:00Z"/>
          <w:color w:val="000000" w:themeColor="text1"/>
        </w:rPr>
      </w:pPr>
      <w:ins w:id="76" w:author="Ali Vahdati" w:date="2023-06-29T12:34:00Z">
        <w:r w:rsidRPr="00C077EC">
          <w:t xml:space="preserve">Despite these </w:t>
        </w:r>
      </w:ins>
      <w:ins w:id="77" w:author="Ali Vahdati" w:date="2023-06-29T12:55:00Z">
        <w:r w:rsidR="00665468">
          <w:t xml:space="preserve">mounting </w:t>
        </w:r>
      </w:ins>
      <w:ins w:id="78" w:author="Ali Vahdati" w:date="2023-06-29T12:34:00Z">
        <w:r w:rsidRPr="00C077EC">
          <w:t xml:space="preserve">threats, </w:t>
        </w:r>
      </w:ins>
      <w:ins w:id="79" w:author="Ali Vahdati" w:date="2023-06-29T12:35:00Z">
        <w:r>
          <w:t>the</w:t>
        </w:r>
      </w:ins>
      <w:ins w:id="80" w:author="Ali Vahdati" w:date="2023-06-29T12:34:00Z">
        <w:r w:rsidRPr="00C077EC">
          <w:t xml:space="preserve"> primary drivers of extinction risks in these communities </w:t>
        </w:r>
      </w:ins>
      <w:ins w:id="81" w:author="Ali Vahdati" w:date="2023-06-29T12:55:00Z">
        <w:r w:rsidR="00665468">
          <w:t>remain</w:t>
        </w:r>
      </w:ins>
      <w:ins w:id="82" w:author="Ali Vahdati" w:date="2023-06-29T12:34:00Z">
        <w:r w:rsidRPr="00C077EC">
          <w:t xml:space="preserve"> uncertain, </w:t>
        </w:r>
      </w:ins>
      <w:ins w:id="83" w:author="Ali Vahdati" w:date="2023-06-29T12:56:00Z">
        <w:r w:rsidR="00665468" w:rsidRPr="00665468">
          <w:t>particularly regarding the combined effects of multiple threats</w:t>
        </w:r>
      </w:ins>
      <w:ins w:id="84" w:author="Ali Vahdati" w:date="2023-06-29T12:34:00Z">
        <w:r w:rsidRPr="00C077EC">
          <w:t>.</w:t>
        </w:r>
        <w:r>
          <w:t xml:space="preserve"> </w:t>
        </w:r>
      </w:ins>
      <w:ins w:id="85" w:author="Ali Vahdati" w:date="2023-06-29T12:56:00Z">
        <w:r w:rsidR="00665468">
          <w:rPr>
            <w:color w:val="000000" w:themeColor="text1"/>
          </w:rPr>
          <w:t>To</w:t>
        </w:r>
      </w:ins>
      <w:ins w:id="86" w:author="Ali Vahdati" w:date="2023-06-29T12:33:00Z">
        <w:r w:rsidRPr="00644C44">
          <w:rPr>
            <w:color w:val="000000" w:themeColor="text1"/>
          </w:rPr>
          <w:t xml:space="preserve"> </w:t>
        </w:r>
      </w:ins>
      <w:ins w:id="87" w:author="Ali Vahdati" w:date="2023-06-29T12:56:00Z">
        <w:r w:rsidR="00665468">
          <w:rPr>
            <w:color w:val="000000" w:themeColor="text1"/>
          </w:rPr>
          <w:t>prevent</w:t>
        </w:r>
      </w:ins>
      <w:ins w:id="88" w:author="Ali Vahdati" w:date="2023-06-29T12:33:00Z">
        <w:r w:rsidRPr="00644C44">
          <w:rPr>
            <w:color w:val="000000" w:themeColor="text1"/>
          </w:rPr>
          <w:t xml:space="preserve"> catastrophic </w:t>
        </w:r>
      </w:ins>
      <w:ins w:id="89" w:author="Ali Vahdati" w:date="2023-06-29T12:56:00Z">
        <w:r w:rsidR="00665468">
          <w:rPr>
            <w:color w:val="000000" w:themeColor="text1"/>
          </w:rPr>
          <w:t>bio</w:t>
        </w:r>
      </w:ins>
      <w:ins w:id="90" w:author="Ali Vahdati" w:date="2023-06-29T12:33:00Z">
        <w:r w:rsidRPr="00644C44">
          <w:rPr>
            <w:color w:val="000000" w:themeColor="text1"/>
          </w:rPr>
          <w:t xml:space="preserve">diversity </w:t>
        </w:r>
      </w:ins>
      <w:ins w:id="91" w:author="Ali Vahdati" w:date="2023-06-29T12:56:00Z">
        <w:r w:rsidR="00665468">
          <w:rPr>
            <w:color w:val="000000" w:themeColor="text1"/>
          </w:rPr>
          <w:t xml:space="preserve">loss </w:t>
        </w:r>
      </w:ins>
      <w:ins w:id="92" w:author="Ali Vahdati" w:date="2023-06-29T12:33:00Z">
        <w:r w:rsidRPr="00644C44">
          <w:rPr>
            <w:color w:val="000000" w:themeColor="text1"/>
          </w:rPr>
          <w:t xml:space="preserve">in Mediterranean fish communities, it is essential to </w:t>
        </w:r>
      </w:ins>
      <w:ins w:id="93" w:author="Ali Vahdati" w:date="2023-06-29T12:57:00Z">
        <w:r w:rsidR="00665468">
          <w:rPr>
            <w:color w:val="000000" w:themeColor="text1"/>
          </w:rPr>
          <w:t>understand</w:t>
        </w:r>
      </w:ins>
      <w:ins w:id="94" w:author="Ali Vahdati" w:date="2023-06-29T12:33:00Z">
        <w:r w:rsidRPr="00644C44">
          <w:rPr>
            <w:color w:val="000000" w:themeColor="text1"/>
          </w:rPr>
          <w:t xml:space="preserve"> how extinction risk will var</w:t>
        </w:r>
      </w:ins>
      <w:ins w:id="95" w:author="Ali Vahdati" w:date="2023-06-29T12:57:00Z">
        <w:r w:rsidR="00665468">
          <w:rPr>
            <w:color w:val="000000" w:themeColor="text1"/>
          </w:rPr>
          <w:t>ies</w:t>
        </w:r>
      </w:ins>
      <w:ins w:id="96" w:author="Ali Vahdati" w:date="2023-06-29T12:33:00Z">
        <w:r w:rsidRPr="00644C44">
          <w:rPr>
            <w:color w:val="000000" w:themeColor="text1"/>
          </w:rPr>
          <w:t xml:space="preserve"> across the basin </w:t>
        </w:r>
      </w:ins>
      <w:ins w:id="97" w:author="Ali Vahdati" w:date="2023-06-29T12:57:00Z">
        <w:r w:rsidR="00665468">
          <w:rPr>
            <w:color w:val="000000" w:themeColor="text1"/>
          </w:rPr>
          <w:t>under these compounded</w:t>
        </w:r>
      </w:ins>
      <w:ins w:id="98" w:author="Ali Vahdati" w:date="2023-06-29T12:33:00Z">
        <w:r w:rsidRPr="00644C44">
          <w:rPr>
            <w:color w:val="000000" w:themeColor="text1"/>
          </w:rPr>
          <w:t xml:space="preserve"> threats. </w:t>
        </w:r>
      </w:ins>
      <w:ins w:id="99" w:author="Ali Vahdati" w:date="2023-06-29T13:05:00Z">
        <w:r w:rsidR="00265C42" w:rsidRPr="00265C42">
          <w:rPr>
            <w:color w:val="000000" w:themeColor="text1"/>
          </w:rPr>
          <w:t>It is essential not only to recognize the threats that have the most significant impact but also to consider how the interaction of multiple threats could magnify extinction risks in certain areas.</w:t>
        </w:r>
      </w:ins>
      <w:ins w:id="100" w:author="Ali Vahdati" w:date="2023-06-29T13:01:00Z">
        <w:r w:rsidR="00265C42" w:rsidRPr="00265C42">
          <w:rPr>
            <w:color w:val="000000" w:themeColor="text1"/>
          </w:rPr>
          <w:t xml:space="preserve"> </w:t>
        </w:r>
      </w:ins>
    </w:p>
    <w:p w14:paraId="357493A4" w14:textId="2D4B3075" w:rsidR="00265C42" w:rsidRDefault="00265C42" w:rsidP="00BA2C46">
      <w:pPr>
        <w:rPr>
          <w:ins w:id="101" w:author="Ali Vahdati" w:date="2023-06-29T13:05:00Z"/>
          <w:color w:val="000000" w:themeColor="text1"/>
        </w:rPr>
      </w:pPr>
      <w:ins w:id="102" w:author="Ali Vahdati" w:date="2023-06-29T13:06:00Z">
        <w:r w:rsidRPr="00265C42">
          <w:rPr>
            <w:color w:val="000000" w:themeColor="text1"/>
          </w:rPr>
          <w:t>Thus, it is critical to develop robust, data-driven simulation tools that can identify and monitor at-risk regions. Such tools will inform targeted conservation efforts, including exotic species management, creation of refuge zones for native and endemic species' range expansion, and designation of priority areas for heightened protection and monitoring.</w:t>
        </w:r>
      </w:ins>
    </w:p>
    <w:p w14:paraId="5CACB628" w14:textId="77777777" w:rsidR="006B6FAA" w:rsidRDefault="006B6FAA">
      <w:pPr>
        <w:pStyle w:val="BodyText"/>
        <w:jc w:val="both"/>
      </w:pPr>
    </w:p>
    <w:p w14:paraId="2901046A" w14:textId="77777777" w:rsidR="00295BD6" w:rsidRDefault="00000000">
      <w:pPr>
        <w:pStyle w:val="Heading1"/>
        <w:rPr>
          <w:ins w:id="103" w:author="Ali Vahdati" w:date="2023-06-26T16:19:00Z"/>
        </w:rPr>
        <w:pPrChange w:id="104" w:author="Ali Vahdati" w:date="2023-06-29T13:10:00Z">
          <w:pPr>
            <w:pStyle w:val="Heading4"/>
            <w:jc w:val="both"/>
          </w:pPr>
        </w:pPrChange>
      </w:pPr>
      <w:r>
        <w:lastRenderedPageBreak/>
        <w:t>Aims</w:t>
      </w:r>
    </w:p>
    <w:p w14:paraId="7ADBA55C" w14:textId="427F1D04" w:rsidR="006B6FAA" w:rsidRPr="006B6FAA" w:rsidDel="006B6FAA" w:rsidRDefault="006B6FAA">
      <w:pPr>
        <w:pStyle w:val="BodyText"/>
        <w:rPr>
          <w:del w:id="105" w:author="Ali Vahdati" w:date="2023-06-26T16:19:00Z"/>
        </w:rPr>
        <w:pPrChange w:id="106" w:author="Ali Vahdati" w:date="2023-06-26T16:19:00Z">
          <w:pPr>
            <w:pStyle w:val="Heading4"/>
            <w:jc w:val="both"/>
          </w:pPr>
        </w:pPrChange>
      </w:pPr>
    </w:p>
    <w:p w14:paraId="27131C1E" w14:textId="1B469B91" w:rsidR="00295BD6" w:rsidDel="00EA1E21" w:rsidRDefault="00000000">
      <w:pPr>
        <w:pStyle w:val="Compact"/>
        <w:numPr>
          <w:ilvl w:val="0"/>
          <w:numId w:val="1"/>
        </w:numPr>
        <w:jc w:val="both"/>
        <w:rPr>
          <w:del w:id="107" w:author="Ali Vahdati" w:date="2023-06-26T16:12:00Z"/>
        </w:rPr>
      </w:pPr>
      <w:del w:id="108" w:author="Ali Vahdati" w:date="2023-06-26T16:12:00Z">
        <w:r w:rsidDel="00EA1E21">
          <w:delText>Using large empirical metacommunity dataset (Figure 1), we will model extinction risk varying with topography across the basin (intermediate disturbance – altitudinal trends). We will model several threats simultaneously, exotic species, fragmentation (reservoirs) and anthropogenic land uses as the main constraints to species persistence.</w:delText>
        </w:r>
      </w:del>
    </w:p>
    <w:p w14:paraId="232A7AED" w14:textId="31318C96" w:rsidR="00295BD6" w:rsidDel="00EA1E21" w:rsidRDefault="00000000">
      <w:pPr>
        <w:pStyle w:val="Compact"/>
        <w:numPr>
          <w:ilvl w:val="0"/>
          <w:numId w:val="1"/>
        </w:numPr>
        <w:jc w:val="both"/>
        <w:rPr>
          <w:del w:id="109" w:author="Ali Vahdati" w:date="2023-06-26T16:13:00Z"/>
        </w:rPr>
      </w:pPr>
      <w:del w:id="110" w:author="Ali Vahdati" w:date="2023-06-26T16:13:00Z">
        <w:r w:rsidDel="00EA1E21">
          <w:delText>We will combine exotic species and climate change-driven desiccation as factors influencing native and endemic species range dynamics and extinction risk (Figure 2).</w:delText>
        </w:r>
      </w:del>
    </w:p>
    <w:p w14:paraId="182D17CE" w14:textId="27B2ACBE" w:rsidR="00265C42" w:rsidRDefault="00000000" w:rsidP="00265C42">
      <w:pPr>
        <w:pStyle w:val="Compact"/>
        <w:jc w:val="both"/>
        <w:rPr>
          <w:ins w:id="111" w:author="Ali Vahdati" w:date="2023-06-29T13:08:00Z"/>
        </w:rPr>
      </w:pPr>
      <w:del w:id="112" w:author="Ali Vahdati" w:date="2023-06-26T16:18:00Z">
        <w:r w:rsidDel="006B6FAA">
          <w:delText xml:space="preserve">We will </w:delText>
        </w:r>
        <w:bookmarkStart w:id="113" w:name="introduction"/>
        <w:bookmarkStart w:id="114" w:name="aims"/>
        <w:r w:rsidDel="006B6FAA">
          <w:delText>provide a user-friendly tool accounting for spatially-explicit modeling allowing practitioners and stakeholders to explore extinction risks scenarios in the Guadalquivir and other Mediterranean basins</w:delText>
        </w:r>
        <w:bookmarkEnd w:id="113"/>
        <w:bookmarkEnd w:id="114"/>
        <w:r w:rsidDel="006B6FAA">
          <w:delText>.</w:delText>
        </w:r>
      </w:del>
      <w:ins w:id="115" w:author="Ali Vahdati" w:date="2023-06-26T16:02:00Z">
        <w:r w:rsidR="00C077EC">
          <w:t>Our research aims to address th</w:t>
        </w:r>
      </w:ins>
      <w:ins w:id="116" w:author="Ali Vahdati" w:date="2023-06-29T13:30:00Z">
        <w:r w:rsidR="0042125D">
          <w:t>ese</w:t>
        </w:r>
      </w:ins>
      <w:ins w:id="117" w:author="Ali Vahdati" w:date="2023-06-26T16:02:00Z">
        <w:r w:rsidR="00C077EC">
          <w:t xml:space="preserve"> gap</w:t>
        </w:r>
      </w:ins>
      <w:ins w:id="118" w:author="Ali Vahdati" w:date="2023-06-29T13:30:00Z">
        <w:r w:rsidR="0042125D">
          <w:t>s</w:t>
        </w:r>
      </w:ins>
      <w:ins w:id="119" w:author="Ali Vahdati" w:date="2023-06-26T16:02:00Z">
        <w:r w:rsidR="00C077EC">
          <w:t xml:space="preserve"> through the following objectives:</w:t>
        </w:r>
      </w:ins>
    </w:p>
    <w:p w14:paraId="0DC6E3C8" w14:textId="77777777" w:rsidR="00265C42" w:rsidRPr="00265C42" w:rsidRDefault="00265C42">
      <w:pPr>
        <w:pStyle w:val="Compact"/>
        <w:jc w:val="both"/>
        <w:rPr>
          <w:ins w:id="120" w:author="Ali Vahdati" w:date="2023-06-29T13:08:00Z"/>
          <w:rPrChange w:id="121" w:author="Ali Vahdati" w:date="2023-06-29T13:08:00Z">
            <w:rPr>
              <w:ins w:id="122" w:author="Ali Vahdati" w:date="2023-06-29T13:08:00Z"/>
              <w:b/>
              <w:bCs/>
              <w:i/>
              <w:iCs/>
              <w:color w:val="0070C0"/>
            </w:rPr>
          </w:rPrChange>
        </w:rPr>
        <w:pPrChange w:id="123" w:author="Ali Vahdati" w:date="2023-06-29T13:08:00Z">
          <w:pPr/>
        </w:pPrChange>
      </w:pPr>
    </w:p>
    <w:p w14:paraId="14F6EC1E" w14:textId="77777777" w:rsidR="00265C42" w:rsidRPr="00281AAC" w:rsidRDefault="00265C42">
      <w:pPr>
        <w:pStyle w:val="ListParagraph"/>
        <w:numPr>
          <w:ilvl w:val="0"/>
          <w:numId w:val="25"/>
        </w:numPr>
        <w:ind w:left="450"/>
        <w:rPr>
          <w:ins w:id="124" w:author="Ali Vahdati" w:date="2023-06-29T13:08:00Z"/>
          <w:b/>
          <w:bCs/>
          <w:sz w:val="24"/>
          <w:szCs w:val="24"/>
          <w:rPrChange w:id="125" w:author="Ali Vahdati" w:date="2023-06-29T13:16:00Z">
            <w:rPr>
              <w:ins w:id="126" w:author="Ali Vahdati" w:date="2023-06-29T13:08:00Z"/>
              <w:sz w:val="24"/>
              <w:szCs w:val="24"/>
            </w:rPr>
          </w:rPrChange>
        </w:rPr>
        <w:pPrChange w:id="127" w:author="Ali Vahdati" w:date="2023-06-29T13:09:00Z">
          <w:pPr>
            <w:pStyle w:val="ListParagraph"/>
            <w:numPr>
              <w:numId w:val="25"/>
            </w:numPr>
            <w:ind w:hanging="360"/>
          </w:pPr>
        </w:pPrChange>
      </w:pPr>
      <w:ins w:id="128" w:author="Ali Vahdati" w:date="2023-06-29T13:08:00Z">
        <w:r w:rsidRPr="00281AAC">
          <w:rPr>
            <w:b/>
            <w:bCs/>
            <w:sz w:val="24"/>
            <w:szCs w:val="24"/>
            <w:rPrChange w:id="129" w:author="Ali Vahdati" w:date="2023-06-29T13:16:00Z">
              <w:rPr>
                <w:sz w:val="24"/>
                <w:szCs w:val="24"/>
              </w:rPr>
            </w:rPrChange>
          </w:rPr>
          <w:t>What are the extinction risk levels in the Guadalquivir River basin under the current threat scenario?</w:t>
        </w:r>
      </w:ins>
    </w:p>
    <w:p w14:paraId="25EDEA9D" w14:textId="772F2862" w:rsidR="00281AAC" w:rsidRDefault="00281AAC" w:rsidP="00281AAC">
      <w:pPr>
        <w:ind w:left="450"/>
        <w:rPr>
          <w:ins w:id="130" w:author="Ali Vahdati" w:date="2023-06-29T13:15:00Z"/>
        </w:rPr>
      </w:pPr>
      <w:ins w:id="131" w:author="Ali Vahdati" w:date="2023-06-29T13:14:00Z">
        <w:r>
          <w:t xml:space="preserve">Using a large empirical metacommunity dataset (Fig. 1), </w:t>
        </w:r>
      </w:ins>
      <w:ins w:id="132" w:author="Ali Vahdati" w:date="2023-06-29T13:15:00Z">
        <w:r w:rsidRPr="00281AAC">
          <w:t xml:space="preserve">we will model the probability of species extinction. Our approach will incorporate empirical data, taking into account the unique disturbances within each watershed, such as the prevalence of exotic species, dam presence, and land use patterns. </w:t>
        </w:r>
        <w:r>
          <w:t>We will then compare the findings</w:t>
        </w:r>
        <w:r w:rsidRPr="00281AAC">
          <w:t xml:space="preserve"> with a 'null model' scenario, which instead uses longitudinal 'slices' </w:t>
        </w:r>
        <w:r w:rsidRPr="00644C44">
          <w:t>across the whole basin</w:t>
        </w:r>
        <w:r w:rsidRPr="00281AAC">
          <w:t xml:space="preserve">. </w:t>
        </w:r>
      </w:ins>
    </w:p>
    <w:p w14:paraId="5332526F" w14:textId="77777777" w:rsidR="00265C42" w:rsidRPr="00281AAC" w:rsidRDefault="00265C42">
      <w:pPr>
        <w:pStyle w:val="ListParagraph"/>
        <w:numPr>
          <w:ilvl w:val="0"/>
          <w:numId w:val="25"/>
        </w:numPr>
        <w:ind w:left="450"/>
        <w:rPr>
          <w:ins w:id="133" w:author="Ali Vahdati" w:date="2023-06-29T13:08:00Z"/>
          <w:b/>
          <w:bCs/>
          <w:sz w:val="24"/>
          <w:szCs w:val="24"/>
          <w:rPrChange w:id="134" w:author="Ali Vahdati" w:date="2023-06-29T13:16:00Z">
            <w:rPr>
              <w:ins w:id="135" w:author="Ali Vahdati" w:date="2023-06-29T13:08:00Z"/>
              <w:sz w:val="24"/>
              <w:szCs w:val="24"/>
            </w:rPr>
          </w:rPrChange>
        </w:rPr>
        <w:pPrChange w:id="136" w:author="Ali Vahdati" w:date="2023-06-29T13:09:00Z">
          <w:pPr>
            <w:pStyle w:val="ListParagraph"/>
            <w:numPr>
              <w:numId w:val="25"/>
            </w:numPr>
            <w:ind w:hanging="360"/>
          </w:pPr>
        </w:pPrChange>
      </w:pPr>
      <w:ins w:id="137" w:author="Ali Vahdati" w:date="2023-06-29T13:08:00Z">
        <w:r w:rsidRPr="00281AAC">
          <w:rPr>
            <w:b/>
            <w:bCs/>
            <w:sz w:val="24"/>
            <w:szCs w:val="24"/>
            <w:rPrChange w:id="138" w:author="Ali Vahdati" w:date="2023-06-29T13:16:00Z">
              <w:rPr>
                <w:sz w:val="24"/>
                <w:szCs w:val="24"/>
              </w:rPr>
            </w:rPrChange>
          </w:rPr>
          <w:t xml:space="preserve">How will extinction risk change with increased threat levels? </w:t>
        </w:r>
      </w:ins>
    </w:p>
    <w:p w14:paraId="4C915AEB" w14:textId="51504111" w:rsidR="00265C42" w:rsidRPr="00644C44" w:rsidRDefault="00265C42">
      <w:pPr>
        <w:ind w:left="450"/>
        <w:rPr>
          <w:ins w:id="139" w:author="Ali Vahdati" w:date="2023-06-29T13:08:00Z"/>
        </w:rPr>
        <w:pPrChange w:id="140" w:author="Ali Vahdati" w:date="2023-06-29T13:09:00Z">
          <w:pPr/>
        </w:pPrChange>
      </w:pPr>
      <w:ins w:id="141" w:author="Ali Vahdati" w:date="2023-06-29T13:08:00Z">
        <w:r w:rsidRPr="00644C44">
          <w:t xml:space="preserve">We </w:t>
        </w:r>
      </w:ins>
      <w:ins w:id="142" w:author="Ali Vahdati" w:date="2023-06-29T13:18:00Z">
        <w:r w:rsidR="00281AAC">
          <w:t>intend to study the influence of exotic species and climate change-driven desiccation on the range dynamics and extinction risk of native and endemic species</w:t>
        </w:r>
      </w:ins>
      <w:ins w:id="143" w:author="Ali Vahdati" w:date="2023-06-29T13:08:00Z">
        <w:r w:rsidRPr="00644C44">
          <w:t>.</w:t>
        </w:r>
      </w:ins>
    </w:p>
    <w:p w14:paraId="7FDB04A3" w14:textId="73C721BB" w:rsidR="006B6FAA" w:rsidRPr="000D0448" w:rsidRDefault="00FB4F5B">
      <w:pPr>
        <w:pStyle w:val="ListParagraph"/>
        <w:numPr>
          <w:ilvl w:val="0"/>
          <w:numId w:val="25"/>
        </w:numPr>
        <w:ind w:left="450"/>
        <w:rPr>
          <w:ins w:id="144" w:author="Ali Vahdati" w:date="2023-06-26T16:20:00Z"/>
        </w:rPr>
        <w:pPrChange w:id="145" w:author="Ali Vahdati" w:date="2023-06-29T13:25:00Z">
          <w:pPr>
            <w:pStyle w:val="Compact"/>
            <w:jc w:val="both"/>
          </w:pPr>
        </w:pPrChange>
      </w:pPr>
      <w:ins w:id="146" w:author="Ali Vahdati" w:date="2023-06-29T13:21:00Z">
        <w:r w:rsidRPr="00FB4F5B">
          <w:rPr>
            <w:b/>
            <w:bCs/>
            <w:sz w:val="24"/>
            <w:szCs w:val="24"/>
          </w:rPr>
          <w:t>What tools can we provide to predict extinction risks and assess resilience under different scenarios in Mediterranean basins?</w:t>
        </w:r>
      </w:ins>
      <w:ins w:id="147" w:author="Ali Vahdati" w:date="2023-06-29T13:19:00Z">
        <w:r w:rsidR="00281AAC">
          <w:rPr>
            <w:sz w:val="24"/>
            <w:szCs w:val="24"/>
          </w:rPr>
          <w:br/>
        </w:r>
        <w:r w:rsidR="00281AAC">
          <w:rPr>
            <w:sz w:val="24"/>
            <w:szCs w:val="24"/>
          </w:rPr>
          <w:br/>
        </w:r>
      </w:ins>
      <w:ins w:id="148" w:author="Ali Vahdati" w:date="2023-06-29T13:21:00Z">
        <w:r w:rsidR="0042125D">
          <w:rPr>
            <w:sz w:val="24"/>
            <w:szCs w:val="24"/>
          </w:rPr>
          <w:t>W</w:t>
        </w:r>
      </w:ins>
      <w:ins w:id="149" w:author="Ali Vahdati" w:date="2023-06-29T13:08:00Z">
        <w:r w:rsidR="00265C42" w:rsidRPr="00644C44">
          <w:rPr>
            <w:sz w:val="24"/>
            <w:szCs w:val="24"/>
          </w:rPr>
          <w:t xml:space="preserve">e aim to </w:t>
        </w:r>
      </w:ins>
      <w:ins w:id="150" w:author="Ali Vahdati" w:date="2023-06-29T13:23:00Z">
        <w:r w:rsidR="0042125D" w:rsidRPr="0042125D">
          <w:rPr>
            <w:sz w:val="24"/>
            <w:szCs w:val="24"/>
          </w:rPr>
          <w:t xml:space="preserve">develop a spatially-explicit </w:t>
        </w:r>
        <w:proofErr w:type="spellStart"/>
        <w:r w:rsidR="0042125D" w:rsidRPr="0042125D">
          <w:rPr>
            <w:sz w:val="24"/>
            <w:szCs w:val="24"/>
          </w:rPr>
          <w:t>modeling</w:t>
        </w:r>
        <w:proofErr w:type="spellEnd"/>
        <w:r w:rsidR="0042125D" w:rsidRPr="0042125D">
          <w:rPr>
            <w:sz w:val="24"/>
            <w:szCs w:val="24"/>
          </w:rPr>
          <w:t xml:space="preserve"> tool</w:t>
        </w:r>
        <w:r w:rsidR="0042125D">
          <w:rPr>
            <w:sz w:val="24"/>
            <w:szCs w:val="24"/>
          </w:rPr>
          <w:t xml:space="preserve"> </w:t>
        </w:r>
        <w:r w:rsidR="0042125D" w:rsidRPr="0042125D">
          <w:rPr>
            <w:sz w:val="24"/>
            <w:szCs w:val="24"/>
          </w:rPr>
          <w:t xml:space="preserve">to enable practitioners and stakeholders to </w:t>
        </w:r>
        <w:r w:rsidR="0042125D">
          <w:rPr>
            <w:sz w:val="24"/>
            <w:szCs w:val="24"/>
          </w:rPr>
          <w:t xml:space="preserve">predict </w:t>
        </w:r>
        <w:r w:rsidR="0042125D" w:rsidRPr="0042125D">
          <w:rPr>
            <w:sz w:val="24"/>
            <w:szCs w:val="24"/>
          </w:rPr>
          <w:t xml:space="preserve">extinction risks and assess the resilience of various freshwater fish populations under </w:t>
        </w:r>
      </w:ins>
      <w:ins w:id="151" w:author="Ali Vahdati" w:date="2023-06-29T13:24:00Z">
        <w:r w:rsidR="0042125D">
          <w:rPr>
            <w:sz w:val="24"/>
            <w:szCs w:val="24"/>
          </w:rPr>
          <w:t>different</w:t>
        </w:r>
      </w:ins>
      <w:ins w:id="152" w:author="Ali Vahdati" w:date="2023-06-29T13:23:00Z">
        <w:r w:rsidR="0042125D" w:rsidRPr="0042125D">
          <w:rPr>
            <w:sz w:val="24"/>
            <w:szCs w:val="24"/>
          </w:rPr>
          <w:t xml:space="preserve"> drought and anthropogenic impact scenarios in the Guadalquivir and other Mediterranean basins. </w:t>
        </w:r>
      </w:ins>
      <w:ins w:id="153" w:author="Ali Vahdati" w:date="2023-06-29T13:25:00Z">
        <w:r w:rsidR="0042125D" w:rsidRPr="0042125D">
          <w:rPr>
            <w:sz w:val="24"/>
            <w:szCs w:val="24"/>
          </w:rPr>
          <w:t>This tool will have a user-friendly interface, with the possibility of being adapted for use in other Mediterranean watersheds.</w:t>
        </w:r>
      </w:ins>
    </w:p>
    <w:p w14:paraId="115E4679" w14:textId="0E3C9DFF" w:rsidR="006B6FAA" w:rsidDel="00265C42" w:rsidRDefault="006B6FAA">
      <w:pPr>
        <w:pStyle w:val="Compact"/>
        <w:jc w:val="both"/>
        <w:rPr>
          <w:del w:id="154" w:author="Ali Vahdati" w:date="2023-06-29T13:11:00Z"/>
        </w:rPr>
        <w:pPrChange w:id="155" w:author="Ali Vahdati" w:date="2023-06-26T16:20:00Z">
          <w:pPr>
            <w:pStyle w:val="Compact"/>
            <w:numPr>
              <w:numId w:val="1"/>
            </w:numPr>
            <w:tabs>
              <w:tab w:val="num" w:pos="0"/>
            </w:tabs>
            <w:ind w:left="720" w:hanging="480"/>
            <w:jc w:val="both"/>
          </w:pPr>
        </w:pPrChange>
      </w:pPr>
    </w:p>
    <w:p w14:paraId="763AC36C" w14:textId="230E48E6" w:rsidR="006B6FAA" w:rsidRPr="006B6FAA" w:rsidDel="0042125D" w:rsidRDefault="00000000">
      <w:pPr>
        <w:rPr>
          <w:del w:id="156" w:author="Ali Vahdati" w:date="2023-06-29T13:26:00Z"/>
        </w:rPr>
        <w:pPrChange w:id="157" w:author="Ali Vahdati" w:date="2023-06-26T16:19:00Z">
          <w:pPr>
            <w:pStyle w:val="Heading3"/>
            <w:jc w:val="both"/>
          </w:pPr>
        </w:pPrChange>
      </w:pPr>
      <w:del w:id="158" w:author="Ali Vahdati" w:date="2023-06-29T13:26:00Z">
        <w:r w:rsidDel="0042125D">
          <w:delText>Methods</w:delText>
        </w:r>
      </w:del>
    </w:p>
    <w:p w14:paraId="516F70BA" w14:textId="77777777" w:rsidR="00295BD6" w:rsidRDefault="00295BD6">
      <w:pPr>
        <w:pStyle w:val="ImageCaption"/>
        <w:jc w:val="both"/>
      </w:pPr>
    </w:p>
    <w:p w14:paraId="3B4482A9" w14:textId="5B56A024" w:rsidR="00295BD6" w:rsidDel="0042125D" w:rsidRDefault="00000000">
      <w:pPr>
        <w:pStyle w:val="Heading2"/>
        <w:rPr>
          <w:moveFrom w:id="159" w:author="Ali Vahdati" w:date="2023-06-29T13:26:00Z"/>
        </w:rPr>
        <w:pPrChange w:id="160" w:author="Ali Vahdati" w:date="2023-06-29T13:10:00Z">
          <w:pPr>
            <w:pStyle w:val="ImageCaption"/>
            <w:jc w:val="both"/>
          </w:pPr>
        </w:pPrChange>
      </w:pPr>
      <w:moveFromRangeStart w:id="161" w:author="Ali Vahdati" w:date="2023-06-29T13:26:00Z" w:name="move138937588"/>
      <w:moveFrom w:id="162" w:author="Ali Vahdati" w:date="2023-06-29T13:26:00Z">
        <w:r w:rsidDel="0042125D">
          <w:t>Data and empirical patterns</w:t>
        </w:r>
      </w:moveFrom>
    </w:p>
    <w:moveFromRangeEnd w:id="161"/>
    <w:p w14:paraId="4E55673C" w14:textId="77744EAB" w:rsidR="00295BD6" w:rsidDel="006B6FAA" w:rsidRDefault="00000000">
      <w:pPr>
        <w:pStyle w:val="ImageCaption"/>
        <w:jc w:val="both"/>
        <w:rPr>
          <w:del w:id="163" w:author="Ali Vahdati" w:date="2023-06-26T16:22:00Z"/>
        </w:rPr>
      </w:pPr>
      <w:ins w:id="164" w:author="Ali Vahdati" w:date="2023-06-26T16:21:00Z">
        <w:r>
          <w:rPr>
            <w:noProof/>
          </w:rPr>
          <w:pict w14:anchorId="1A8DE3FE">
            <v:shapetype id="_x0000_t202" coordsize="21600,21600" o:spt="202" path="m,l,21600r21600,l21600,xe">
              <v:stroke joinstyle="miter"/>
              <v:path gradientshapeok="t" o:connecttype="rect"/>
            </v:shapetype>
            <v:shape id="_x0000_s1027" type="#_x0000_t202" style="position:absolute;left:0;text-align:left;margin-left:32.5pt;margin-top:237.65pt;width:288.7pt;height:34.15pt;z-index:251661312;mso-position-horizontal-relative:text;mso-position-vertical-relative:text" stroked="f">
              <v:textbox style="mso-next-textbox:#_x0000_s1027;mso-fit-shape-to-text:t" inset="0,0,0,0">
                <w:txbxContent>
                  <w:p w14:paraId="5070386D" w14:textId="0DA10D21" w:rsidR="006B6FAA" w:rsidRPr="007A676D" w:rsidRDefault="006B6FAA">
                    <w:pPr>
                      <w:pStyle w:val="Caption"/>
                      <w:rPr>
                        <w:noProof/>
                      </w:rPr>
                      <w:pPrChange w:id="165" w:author="Ali Vahdati" w:date="2023-06-26T16:21:00Z">
                        <w:pPr>
                          <w:pStyle w:val="ImageCaption"/>
                          <w:jc w:val="both"/>
                        </w:pPr>
                      </w:pPrChange>
                    </w:pPr>
                    <w:ins w:id="166" w:author="Ali Vahdati" w:date="2023-06-26T16:21:00Z">
                      <w:r>
                        <w:t xml:space="preserve">Figure </w:t>
                      </w:r>
                      <w:r>
                        <w:fldChar w:fldCharType="begin"/>
                      </w:r>
                      <w:r>
                        <w:instrText xml:space="preserve"> SEQ Figure \* ARABIC </w:instrText>
                      </w:r>
                    </w:ins>
                    <w:r>
                      <w:fldChar w:fldCharType="separate"/>
                    </w:r>
                    <w:ins w:id="167" w:author="Ali Vahdati" w:date="2023-06-26T16:22:00Z">
                      <w:r>
                        <w:rPr>
                          <w:noProof/>
                        </w:rPr>
                        <w:t>1</w:t>
                      </w:r>
                    </w:ins>
                    <w:ins w:id="168" w:author="Ali Vahdati" w:date="2023-06-26T16:21:00Z">
                      <w:r>
                        <w:fldChar w:fldCharType="end"/>
                      </w:r>
                      <w:r>
                        <w:t>: Sampled sites in the Guadalquivir basin (red). Colored stripes in  the background represent  the selected</w:t>
                      </w:r>
                    </w:ins>
                  </w:p>
                </w:txbxContent>
              </v:textbox>
              <w10:wrap type="topAndBottom"/>
            </v:shape>
          </w:pict>
        </w:r>
      </w:ins>
      <w:r w:rsidR="006B6FAA">
        <w:rPr>
          <w:i w:val="0"/>
          <w:noProof/>
        </w:rPr>
        <w:drawing>
          <wp:inline distT="0" distB="0" distL="0" distR="0" wp14:anchorId="55025FD4" wp14:editId="69DAA8DE">
            <wp:extent cx="4105910" cy="289623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4105910" cy="2896235"/>
                    </a:xfrm>
                    <a:prstGeom prst="rect">
                      <a:avLst/>
                    </a:prstGeom>
                  </pic:spPr>
                </pic:pic>
              </a:graphicData>
            </a:graphic>
          </wp:inline>
        </w:drawing>
      </w:r>
    </w:p>
    <w:p w14:paraId="45AFD3ED" w14:textId="77777777" w:rsidR="006B6FAA" w:rsidRDefault="006B6FAA">
      <w:pPr>
        <w:pStyle w:val="ImageCaption"/>
        <w:jc w:val="both"/>
        <w:rPr>
          <w:ins w:id="169" w:author="Ali Vahdati" w:date="2023-06-26T16:25:00Z"/>
        </w:rPr>
      </w:pPr>
    </w:p>
    <w:p w14:paraId="3D663A78" w14:textId="62EAF067" w:rsidR="00295BD6" w:rsidDel="006B6FAA" w:rsidRDefault="00295BD6">
      <w:pPr>
        <w:pStyle w:val="ImageCaption"/>
        <w:jc w:val="both"/>
        <w:rPr>
          <w:del w:id="170" w:author="Ali Vahdati" w:date="2023-06-26T16:21:00Z"/>
        </w:rPr>
      </w:pPr>
    </w:p>
    <w:p w14:paraId="15DDE6FC" w14:textId="765A9662" w:rsidR="00295BD6" w:rsidDel="006B6FAA" w:rsidRDefault="00295BD6">
      <w:pPr>
        <w:pStyle w:val="ImageCaption"/>
        <w:jc w:val="both"/>
        <w:rPr>
          <w:del w:id="171" w:author="Ali Vahdati" w:date="2023-06-26T16:22:00Z"/>
        </w:rPr>
      </w:pPr>
    </w:p>
    <w:p w14:paraId="7CF31FC5" w14:textId="0C482989" w:rsidR="00295BD6" w:rsidDel="006B6FAA" w:rsidRDefault="00295BD6">
      <w:pPr>
        <w:pStyle w:val="ImageCaption"/>
        <w:jc w:val="both"/>
        <w:rPr>
          <w:del w:id="172" w:author="Ali Vahdati" w:date="2023-06-26T16:22:00Z"/>
        </w:rPr>
      </w:pPr>
    </w:p>
    <w:p w14:paraId="1616BAAF" w14:textId="476E3107" w:rsidR="00295BD6" w:rsidDel="006B6FAA" w:rsidRDefault="00295BD6">
      <w:pPr>
        <w:pStyle w:val="ImageCaption"/>
        <w:jc w:val="both"/>
        <w:rPr>
          <w:del w:id="173" w:author="Ali Vahdati" w:date="2023-06-26T16:22:00Z"/>
        </w:rPr>
      </w:pPr>
    </w:p>
    <w:p w14:paraId="010497A1" w14:textId="695BC596" w:rsidR="00295BD6" w:rsidDel="006B6FAA" w:rsidRDefault="00295BD6">
      <w:pPr>
        <w:pStyle w:val="ImageCaption"/>
        <w:jc w:val="both"/>
        <w:rPr>
          <w:del w:id="174" w:author="Ali Vahdati" w:date="2023-06-26T16:22:00Z"/>
        </w:rPr>
      </w:pPr>
    </w:p>
    <w:p w14:paraId="2839BCFA" w14:textId="00B808DA" w:rsidR="00295BD6" w:rsidDel="006B6FAA" w:rsidRDefault="00295BD6">
      <w:pPr>
        <w:pStyle w:val="ImageCaption"/>
        <w:jc w:val="both"/>
        <w:rPr>
          <w:del w:id="175" w:author="Ali Vahdati" w:date="2023-06-26T16:22:00Z"/>
        </w:rPr>
      </w:pPr>
    </w:p>
    <w:p w14:paraId="4A139338" w14:textId="2F384240" w:rsidR="00295BD6" w:rsidDel="006B6FAA" w:rsidRDefault="00295BD6">
      <w:pPr>
        <w:pStyle w:val="ImageCaption"/>
        <w:jc w:val="both"/>
        <w:rPr>
          <w:del w:id="176" w:author="Ali Vahdati" w:date="2023-06-26T16:22:00Z"/>
        </w:rPr>
      </w:pPr>
    </w:p>
    <w:p w14:paraId="6C03ACDC" w14:textId="1C526DCA" w:rsidR="00295BD6" w:rsidDel="006B6FAA" w:rsidRDefault="00295BD6">
      <w:pPr>
        <w:pStyle w:val="ImageCaption"/>
        <w:jc w:val="both"/>
        <w:rPr>
          <w:del w:id="177" w:author="Ali Vahdati" w:date="2023-06-26T16:22:00Z"/>
        </w:rPr>
      </w:pPr>
    </w:p>
    <w:p w14:paraId="640B7073" w14:textId="214AA9E0" w:rsidR="00295BD6" w:rsidDel="006B6FAA" w:rsidRDefault="00295BD6">
      <w:pPr>
        <w:pStyle w:val="ImageCaption"/>
        <w:jc w:val="both"/>
        <w:rPr>
          <w:del w:id="178" w:author="Ali Vahdati" w:date="2023-06-26T16:22:00Z"/>
        </w:rPr>
      </w:pPr>
    </w:p>
    <w:p w14:paraId="25E5E7C9" w14:textId="4863BD25" w:rsidR="00295BD6" w:rsidDel="006B6FAA" w:rsidRDefault="00295BD6">
      <w:pPr>
        <w:pStyle w:val="ImageCaption"/>
        <w:jc w:val="both"/>
        <w:rPr>
          <w:del w:id="179" w:author="Ali Vahdati" w:date="2023-06-26T16:22:00Z"/>
        </w:rPr>
      </w:pPr>
    </w:p>
    <w:p w14:paraId="7FF9D518" w14:textId="355C1091" w:rsidR="00295BD6" w:rsidDel="006B6FAA" w:rsidRDefault="00295BD6">
      <w:pPr>
        <w:pStyle w:val="ImageCaption"/>
        <w:jc w:val="both"/>
        <w:rPr>
          <w:del w:id="180" w:author="Ali Vahdati" w:date="2023-06-26T16:22:00Z"/>
        </w:rPr>
      </w:pPr>
    </w:p>
    <w:p w14:paraId="2E70FA13" w14:textId="27F45DD9" w:rsidR="00295BD6" w:rsidDel="006B6FAA" w:rsidRDefault="00295BD6">
      <w:pPr>
        <w:pStyle w:val="ImageCaption"/>
        <w:jc w:val="both"/>
        <w:rPr>
          <w:del w:id="181" w:author="Ali Vahdati" w:date="2023-06-26T16:22:00Z"/>
        </w:rPr>
      </w:pPr>
    </w:p>
    <w:p w14:paraId="3F366439" w14:textId="64C11922" w:rsidR="00295BD6" w:rsidDel="006B6FAA" w:rsidRDefault="00295BD6">
      <w:pPr>
        <w:pStyle w:val="ImageCaption"/>
        <w:jc w:val="both"/>
        <w:rPr>
          <w:del w:id="182" w:author="Ali Vahdati" w:date="2023-06-26T16:22:00Z"/>
        </w:rPr>
      </w:pPr>
    </w:p>
    <w:p w14:paraId="24AFB6D3" w14:textId="5EEE1C3E" w:rsidR="00295BD6" w:rsidDel="006B6FAA" w:rsidRDefault="00295BD6">
      <w:pPr>
        <w:pStyle w:val="ImageCaption"/>
        <w:jc w:val="both"/>
        <w:rPr>
          <w:del w:id="183" w:author="Ali Vahdati" w:date="2023-06-26T16:22:00Z"/>
          <w:sz w:val="20"/>
          <w:szCs w:val="20"/>
        </w:rPr>
      </w:pPr>
    </w:p>
    <w:p w14:paraId="04058782" w14:textId="79F95DC5" w:rsidR="00295BD6" w:rsidDel="006B6FAA" w:rsidRDefault="00000000">
      <w:pPr>
        <w:pStyle w:val="ImageCaption"/>
        <w:jc w:val="both"/>
        <w:rPr>
          <w:del w:id="184" w:author="Ali Vahdati" w:date="2023-06-26T16:20:00Z"/>
        </w:rPr>
      </w:pPr>
      <w:del w:id="185" w:author="Ali Vahdati" w:date="2023-06-26T16:20:00Z">
        <w:r w:rsidDel="006B6FAA">
          <w:rPr>
            <w:sz w:val="20"/>
            <w:szCs w:val="20"/>
          </w:rPr>
          <w:delText xml:space="preserve">Figure 1: Sampled sites in the Guadalquivir basin (red). Colored stripes in  the background represent  the selected </w:delText>
        </w:r>
      </w:del>
    </w:p>
    <w:p w14:paraId="632C4B4F" w14:textId="60E06C1B" w:rsidR="00295BD6" w:rsidDel="006B6FAA" w:rsidRDefault="00000000">
      <w:pPr>
        <w:pStyle w:val="ImageCaption"/>
        <w:jc w:val="both"/>
        <w:rPr>
          <w:del w:id="186" w:author="Ali Vahdati" w:date="2023-06-26T16:20:00Z"/>
        </w:rPr>
      </w:pPr>
      <w:del w:id="187" w:author="Ali Vahdati" w:date="2023-06-26T16:20:00Z">
        <w:r w:rsidDel="006B6FAA">
          <w:rPr>
            <w:sz w:val="20"/>
            <w:szCs w:val="20"/>
          </w:rPr>
          <w:delText>sampled sites for the density plot in Figure 2.</w:delText>
        </w:r>
        <w:r w:rsidDel="006B6FAA">
          <w:delText xml:space="preserve"> </w:delText>
        </w:r>
      </w:del>
    </w:p>
    <w:p w14:paraId="355201AC" w14:textId="77777777" w:rsidR="00295BD6" w:rsidRDefault="00295BD6">
      <w:pPr>
        <w:pStyle w:val="ImageCaption"/>
        <w:jc w:val="both"/>
      </w:pPr>
    </w:p>
    <w:p w14:paraId="2616F382" w14:textId="69267238" w:rsidR="00295BD6" w:rsidRDefault="00000000">
      <w:pPr>
        <w:pStyle w:val="CaptionedFigure"/>
        <w:jc w:val="both"/>
      </w:pPr>
      <w:ins w:id="188" w:author="Ali Vahdati" w:date="2023-06-26T16:22:00Z">
        <w:r>
          <w:rPr>
            <w:noProof/>
          </w:rPr>
          <w:pict w14:anchorId="37C144B0">
            <v:shape id="_x0000_s1028" type="#_x0000_t202" style="position:absolute;left:0;text-align:left;margin-left:30.2pt;margin-top:190.55pt;width:259.2pt;height:48.2pt;z-index:251663360;mso-position-horizontal-relative:text;mso-position-vertical-relative:text" stroked="f">
              <v:textbox style="mso-next-textbox:#_x0000_s1028;mso-fit-shape-to-text:t" inset="0,0,0,0">
                <w:txbxContent>
                  <w:p w14:paraId="0C74DB1F" w14:textId="792EF902" w:rsidR="006B6FAA" w:rsidRPr="00CF45FD" w:rsidRDefault="006B6FAA">
                    <w:pPr>
                      <w:pStyle w:val="Caption"/>
                      <w:rPr>
                        <w:noProof/>
                      </w:rPr>
                      <w:pPrChange w:id="189" w:author="Ali Vahdati" w:date="2023-06-26T16:22:00Z">
                        <w:pPr>
                          <w:pStyle w:val="CaptionedFigure"/>
                          <w:jc w:val="both"/>
                        </w:pPr>
                      </w:pPrChange>
                    </w:pPr>
                    <w:ins w:id="190" w:author="Ali Vahdati" w:date="2023-06-26T16:22:00Z">
                      <w:r>
                        <w:t xml:space="preserve">Figure </w:t>
                      </w:r>
                      <w:r>
                        <w:fldChar w:fldCharType="begin"/>
                      </w:r>
                      <w:r>
                        <w:instrText xml:space="preserve"> SEQ Figure \* ARABIC </w:instrText>
                      </w:r>
                    </w:ins>
                    <w:r>
                      <w:fldChar w:fldCharType="separate"/>
                    </w:r>
                    <w:ins w:id="191" w:author="Ali Vahdati" w:date="2023-06-26T16:22:00Z">
                      <w:r>
                        <w:rPr>
                          <w:noProof/>
                        </w:rPr>
                        <w:t>2</w:t>
                      </w:r>
                      <w:r>
                        <w:fldChar w:fldCharType="end"/>
                      </w:r>
                      <w:r>
                        <w:t xml:space="preserve">: </w:t>
                      </w:r>
                      <w:r w:rsidRPr="003B14E3">
                        <w:t>Density plot as a function of the fraction of native species (x-axis) following vertical stripes in Figure 1.</w:t>
                      </w:r>
                    </w:ins>
                  </w:p>
                </w:txbxContent>
              </v:textbox>
              <w10:wrap type="topAndBottom"/>
            </v:shape>
          </w:pict>
        </w:r>
      </w:ins>
      <w:r w:rsidR="006B6FAA">
        <w:rPr>
          <w:noProof/>
        </w:rPr>
        <w:drawing>
          <wp:inline distT="0" distB="0" distL="0" distR="0" wp14:anchorId="7C9CA049" wp14:editId="18DFBBC9">
            <wp:extent cx="3291840" cy="225996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3291840" cy="2259965"/>
                    </a:xfrm>
                    <a:prstGeom prst="rect">
                      <a:avLst/>
                    </a:prstGeom>
                  </pic:spPr>
                </pic:pic>
              </a:graphicData>
            </a:graphic>
          </wp:inline>
        </w:drawing>
      </w:r>
    </w:p>
    <w:p w14:paraId="753FAD7E" w14:textId="77777777" w:rsidR="0042125D" w:rsidRDefault="0042125D" w:rsidP="0042125D">
      <w:pPr>
        <w:pStyle w:val="Heading1"/>
        <w:rPr>
          <w:ins w:id="192" w:author="Ali Vahdati" w:date="2023-06-29T13:26:00Z"/>
        </w:rPr>
      </w:pPr>
      <w:ins w:id="193" w:author="Ali Vahdati" w:date="2023-06-29T13:26:00Z">
        <w:r>
          <w:t>Methods</w:t>
        </w:r>
        <w:r>
          <w:br/>
        </w:r>
      </w:ins>
    </w:p>
    <w:p w14:paraId="59889BC4" w14:textId="42C7C296" w:rsidR="00295BD6" w:rsidDel="006B6FAA" w:rsidRDefault="0042125D">
      <w:pPr>
        <w:rPr>
          <w:del w:id="194" w:author="Ali Vahdati" w:date="2023-06-26T16:22:00Z"/>
        </w:rPr>
        <w:pPrChange w:id="195" w:author="Ali Vahdati" w:date="2023-06-29T13:26:00Z">
          <w:pPr>
            <w:pStyle w:val="Heading4"/>
            <w:jc w:val="both"/>
          </w:pPr>
        </w:pPrChange>
      </w:pPr>
      <w:ins w:id="196" w:author="Ali Vahdati" w:date="2023-06-29T13:26:00Z">
        <w:r w:rsidRPr="006B6FAA">
          <w:t>To achieve these aims, we will employ the following methodologies:</w:t>
        </w:r>
      </w:ins>
    </w:p>
    <w:p w14:paraId="0A4C2D4D" w14:textId="77777777" w:rsidR="006B6FAA" w:rsidRDefault="006B6FAA">
      <w:pPr>
        <w:rPr>
          <w:ins w:id="197" w:author="Ali Vahdati" w:date="2023-06-26T16:25:00Z"/>
        </w:rPr>
        <w:pPrChange w:id="198" w:author="Ali Vahdati" w:date="2023-06-29T13:26:00Z">
          <w:pPr>
            <w:pStyle w:val="BodyText"/>
          </w:pPr>
        </w:pPrChange>
      </w:pPr>
    </w:p>
    <w:p w14:paraId="25CEAB86" w14:textId="39925B0D" w:rsidR="0042125D" w:rsidDel="0042125D" w:rsidRDefault="0042125D" w:rsidP="0042125D">
      <w:pPr>
        <w:pStyle w:val="Heading2"/>
        <w:rPr>
          <w:del w:id="199" w:author="Ali Vahdati" w:date="2023-06-29T13:26:00Z"/>
          <w:moveTo w:id="200" w:author="Ali Vahdati" w:date="2023-06-29T13:26:00Z"/>
        </w:rPr>
      </w:pPr>
      <w:moveToRangeStart w:id="201" w:author="Ali Vahdati" w:date="2023-06-29T13:26:00Z" w:name="move138937588"/>
      <w:moveTo w:id="202" w:author="Ali Vahdati" w:date="2023-06-29T13:26:00Z">
        <w:del w:id="203" w:author="Ali Vahdati" w:date="2023-06-29T13:33:00Z">
          <w:r w:rsidDel="007228AA">
            <w:delText>Data and empirical patterns</w:delText>
          </w:r>
        </w:del>
      </w:moveTo>
    </w:p>
    <w:moveToRangeEnd w:id="201"/>
    <w:p w14:paraId="68CC8A5D" w14:textId="24F9C68B" w:rsidR="00295BD6" w:rsidDel="00FA73A5" w:rsidRDefault="00295BD6">
      <w:pPr>
        <w:pStyle w:val="Heading4"/>
        <w:jc w:val="both"/>
        <w:rPr>
          <w:del w:id="204" w:author="Ali Vahdati" w:date="2023-06-26T16:22:00Z"/>
        </w:rPr>
      </w:pPr>
    </w:p>
    <w:p w14:paraId="09E4FBAA" w14:textId="61BB7EC1" w:rsidR="00295BD6" w:rsidDel="006B6FAA" w:rsidRDefault="00295BD6">
      <w:pPr>
        <w:pStyle w:val="Heading4"/>
        <w:jc w:val="both"/>
        <w:rPr>
          <w:del w:id="205" w:author="Ali Vahdati" w:date="2023-06-26T16:22:00Z"/>
          <w:color w:val="000000"/>
        </w:rPr>
      </w:pPr>
    </w:p>
    <w:p w14:paraId="30974F1F" w14:textId="70FAAC2B" w:rsidR="00295BD6" w:rsidDel="006B6FAA" w:rsidRDefault="00295BD6">
      <w:pPr>
        <w:pStyle w:val="Heading4"/>
        <w:jc w:val="both"/>
        <w:rPr>
          <w:del w:id="206" w:author="Ali Vahdati" w:date="2023-06-26T16:22:00Z"/>
          <w:color w:val="000000"/>
        </w:rPr>
      </w:pPr>
    </w:p>
    <w:p w14:paraId="37C3321A" w14:textId="5BABE9B3" w:rsidR="00295BD6" w:rsidDel="006B6FAA" w:rsidRDefault="00295BD6">
      <w:pPr>
        <w:pStyle w:val="Heading4"/>
        <w:jc w:val="both"/>
        <w:rPr>
          <w:del w:id="207" w:author="Ali Vahdati" w:date="2023-06-26T16:22:00Z"/>
          <w:color w:val="000000"/>
        </w:rPr>
      </w:pPr>
    </w:p>
    <w:p w14:paraId="5665E11E" w14:textId="6D31706F" w:rsidR="00295BD6" w:rsidDel="006B6FAA" w:rsidRDefault="00295BD6">
      <w:pPr>
        <w:pStyle w:val="Heading4"/>
        <w:jc w:val="both"/>
        <w:rPr>
          <w:del w:id="208" w:author="Ali Vahdati" w:date="2023-06-26T16:22:00Z"/>
          <w:color w:val="000000"/>
        </w:rPr>
      </w:pPr>
    </w:p>
    <w:p w14:paraId="1D7A154A" w14:textId="1CB34E8F" w:rsidR="00295BD6" w:rsidDel="006B6FAA" w:rsidRDefault="00295BD6">
      <w:pPr>
        <w:pStyle w:val="Heading4"/>
        <w:jc w:val="both"/>
        <w:rPr>
          <w:del w:id="209" w:author="Ali Vahdati" w:date="2023-06-26T16:22:00Z"/>
          <w:color w:val="000000"/>
        </w:rPr>
      </w:pPr>
    </w:p>
    <w:p w14:paraId="6F8F861B" w14:textId="25D97DB9" w:rsidR="00295BD6" w:rsidDel="006B6FAA" w:rsidRDefault="00295BD6">
      <w:pPr>
        <w:pStyle w:val="Heading4"/>
        <w:jc w:val="both"/>
        <w:rPr>
          <w:del w:id="210" w:author="Ali Vahdati" w:date="2023-06-26T16:22:00Z"/>
          <w:color w:val="000000"/>
        </w:rPr>
      </w:pPr>
    </w:p>
    <w:p w14:paraId="7018ABEC" w14:textId="23B8D768" w:rsidR="00295BD6" w:rsidDel="006B6FAA" w:rsidRDefault="00295BD6">
      <w:pPr>
        <w:pStyle w:val="Heading4"/>
        <w:jc w:val="both"/>
        <w:rPr>
          <w:del w:id="211" w:author="Ali Vahdati" w:date="2023-06-26T16:22:00Z"/>
          <w:color w:val="000000"/>
        </w:rPr>
      </w:pPr>
    </w:p>
    <w:p w14:paraId="7D886F25" w14:textId="16D263D5" w:rsidR="00295BD6" w:rsidDel="006B6FAA" w:rsidRDefault="00000000">
      <w:pPr>
        <w:pStyle w:val="Heading4"/>
        <w:jc w:val="both"/>
        <w:rPr>
          <w:del w:id="212" w:author="Ali Vahdati" w:date="2023-06-26T16:22:00Z"/>
          <w:sz w:val="20"/>
          <w:szCs w:val="20"/>
        </w:rPr>
      </w:pPr>
      <w:del w:id="213" w:author="Ali Vahdati" w:date="2023-06-26T16:22:00Z">
        <w:r w:rsidDel="006B6FAA">
          <w:rPr>
            <w:color w:val="000000"/>
            <w:sz w:val="20"/>
            <w:szCs w:val="20"/>
          </w:rPr>
          <w:delText>Figure 2: Density plot as a function of the fraction of native species (x-axis) following vertical stripes in Figure 1.</w:delText>
        </w:r>
      </w:del>
    </w:p>
    <w:p w14:paraId="761CECBA" w14:textId="052C8947" w:rsidR="00295BD6" w:rsidDel="006B6FAA" w:rsidRDefault="00295BD6">
      <w:pPr>
        <w:pStyle w:val="BodyText"/>
        <w:jc w:val="both"/>
        <w:rPr>
          <w:del w:id="214" w:author="Ali Vahdati" w:date="2023-06-26T16:22:00Z"/>
        </w:rPr>
      </w:pPr>
    </w:p>
    <w:p w14:paraId="4EB29960" w14:textId="77777777" w:rsidR="00295BD6" w:rsidRDefault="00000000" w:rsidP="00265C42">
      <w:pPr>
        <w:pStyle w:val="Heading2"/>
        <w:rPr>
          <w:ins w:id="215" w:author="Ali Vahdati" w:date="2023-06-29T13:33:00Z"/>
        </w:rPr>
      </w:pPr>
      <w:r>
        <w:t>Extinction probability curves</w:t>
      </w:r>
    </w:p>
    <w:p w14:paraId="5C7D7E68" w14:textId="61DC2C8C" w:rsidR="007228AA" w:rsidRPr="007228AA" w:rsidRDefault="007228AA">
      <w:pPr>
        <w:pStyle w:val="BodyText"/>
        <w:pPrChange w:id="216" w:author="Ali Vahdati" w:date="2023-06-29T13:33:00Z">
          <w:pPr>
            <w:pStyle w:val="Heading4"/>
            <w:jc w:val="both"/>
          </w:pPr>
        </w:pPrChange>
      </w:pPr>
      <w:ins w:id="217" w:author="Ali Vahdati" w:date="2023-06-29T13:33:00Z">
        <w:r w:rsidRPr="00FA73A5">
          <w:t>Using an existing database of fish communities, habitat characteristics, and river connectivity in the Guadalquivir river basin, we will model extinction probability curves influenced by different disturbance regimes.</w:t>
        </w:r>
      </w:ins>
    </w:p>
    <w:p w14:paraId="34B2D0D1" w14:textId="6A981D19" w:rsidR="00295BD6" w:rsidDel="00701082" w:rsidRDefault="00701082">
      <w:pPr>
        <w:pStyle w:val="Compact"/>
        <w:numPr>
          <w:ilvl w:val="0"/>
          <w:numId w:val="14"/>
        </w:numPr>
        <w:jc w:val="both"/>
        <w:rPr>
          <w:del w:id="218" w:author="Ali Vahdati" w:date="2023-06-26T16:27:00Z"/>
        </w:rPr>
      </w:pPr>
      <w:ins w:id="219" w:author="Ali Vahdati" w:date="2023-06-26T16:27:00Z">
        <w:r w:rsidRPr="00701082">
          <w:t>This will be a two-step approach:</w:t>
        </w:r>
      </w:ins>
      <w:del w:id="220" w:author="Ali Vahdati" w:date="2023-06-26T16:27:00Z">
        <w:r w:rsidDel="00701082">
          <w:delText>Using an existing database of fish communities, habitat characteristics and connectivity of  rivers of the Guadalquivir river basin, we will model extinction probability curves under the influence of different disturbance regimes. We will use a 2-tier approach:</w:delText>
        </w:r>
      </w:del>
    </w:p>
    <w:p w14:paraId="356CD821" w14:textId="77777777" w:rsidR="00701082" w:rsidRDefault="00701082">
      <w:pPr>
        <w:pStyle w:val="FirstParagraph"/>
        <w:jc w:val="both"/>
        <w:rPr>
          <w:ins w:id="221" w:author="Ali Vahdati" w:date="2023-06-26T16:27:00Z"/>
        </w:rPr>
      </w:pPr>
    </w:p>
    <w:p w14:paraId="4B01ACB4" w14:textId="408D591F" w:rsidR="00295BD6" w:rsidRDefault="00701082">
      <w:pPr>
        <w:pStyle w:val="Compact"/>
        <w:numPr>
          <w:ilvl w:val="0"/>
          <w:numId w:val="14"/>
        </w:numPr>
        <w:jc w:val="both"/>
      </w:pPr>
      <w:ins w:id="222" w:author="Ali Vahdati" w:date="2023-06-26T16:28:00Z">
        <w:r w:rsidRPr="00701082">
          <w:t>Random spatial longitudinal slices along the basin will be used to examine the extinction patterns</w:t>
        </w:r>
        <w:r>
          <w:t xml:space="preserve"> </w:t>
        </w:r>
      </w:ins>
      <w:del w:id="223" w:author="Ali Vahdati" w:date="2023-06-26T16:28:00Z">
        <w:r w:rsidDel="00701082">
          <w:delText xml:space="preserve">Using random spatial longitudinal slices along the basin </w:delText>
        </w:r>
      </w:del>
      <w:r>
        <w:t>(Figure 2)</w:t>
      </w:r>
      <w:ins w:id="224" w:author="Ali Vahdati" w:date="2023-06-26T16:28:00Z">
        <w:r>
          <w:t>.</w:t>
        </w:r>
      </w:ins>
    </w:p>
    <w:p w14:paraId="5D1C0C45" w14:textId="77777777" w:rsidR="00701082" w:rsidRDefault="00701082" w:rsidP="00701082">
      <w:pPr>
        <w:pStyle w:val="Compact"/>
        <w:numPr>
          <w:ilvl w:val="0"/>
          <w:numId w:val="14"/>
        </w:numPr>
        <w:jc w:val="both"/>
        <w:rPr>
          <w:ins w:id="225" w:author="Ali Vahdati" w:date="2023-06-26T16:28:00Z"/>
        </w:rPr>
      </w:pPr>
      <w:ins w:id="226" w:author="Ali Vahdati" w:date="2023-06-26T16:28:00Z">
        <w:r>
          <w:t>Each watershed will be used to set the limits for the curves' extent.</w:t>
        </w:r>
      </w:ins>
    </w:p>
    <w:p w14:paraId="7D5423D7" w14:textId="77777777" w:rsidR="00701082" w:rsidRDefault="00701082">
      <w:pPr>
        <w:pStyle w:val="Compact"/>
        <w:ind w:left="720"/>
        <w:jc w:val="both"/>
        <w:rPr>
          <w:ins w:id="227" w:author="Ali Vahdati" w:date="2023-06-26T16:28:00Z"/>
        </w:rPr>
        <w:pPrChange w:id="228" w:author="Ali Vahdati" w:date="2023-06-26T16:28:00Z">
          <w:pPr>
            <w:pStyle w:val="Compact"/>
            <w:numPr>
              <w:numId w:val="14"/>
            </w:numPr>
            <w:tabs>
              <w:tab w:val="num" w:pos="0"/>
            </w:tabs>
            <w:ind w:left="720" w:hanging="480"/>
            <w:jc w:val="both"/>
          </w:pPr>
        </w:pPrChange>
      </w:pPr>
    </w:p>
    <w:p w14:paraId="1A4B59DF" w14:textId="165F8808" w:rsidR="00295BD6" w:rsidDel="00701082" w:rsidRDefault="00701082">
      <w:pPr>
        <w:pStyle w:val="Compact"/>
        <w:ind w:left="240"/>
        <w:jc w:val="both"/>
        <w:rPr>
          <w:del w:id="229" w:author="Ali Vahdati" w:date="2023-06-26T16:29:00Z"/>
        </w:rPr>
        <w:pPrChange w:id="230" w:author="Ali Vahdati" w:date="2023-06-26T16:28:00Z">
          <w:pPr>
            <w:pStyle w:val="Compact"/>
            <w:numPr>
              <w:numId w:val="14"/>
            </w:numPr>
            <w:tabs>
              <w:tab w:val="num" w:pos="0"/>
            </w:tabs>
            <w:ind w:left="720" w:hanging="480"/>
            <w:jc w:val="both"/>
          </w:pPr>
        </w:pPrChange>
      </w:pPr>
      <w:ins w:id="231" w:author="Ali Vahdati" w:date="2023-06-26T16:28:00Z">
        <w:r>
          <w:t>By comparing these two patterns, we aim to understand if there are significant differences in extinction patterns.</w:t>
        </w:r>
      </w:ins>
      <w:del w:id="232" w:author="Ali Vahdati" w:date="2023-06-26T16:28:00Z">
        <w:r w:rsidDel="00701082">
          <w:delText>Using each watershed as limits for the curves’ extent</w:delText>
        </w:r>
      </w:del>
      <w:ins w:id="233" w:author="Ali Vahdati" w:date="2023-06-26T16:29:00Z">
        <w:r>
          <w:t xml:space="preserve"> </w:t>
        </w:r>
      </w:ins>
      <w:del w:id="234" w:author="Ali Vahdati" w:date="2023-06-26T16:28:00Z">
        <w:r w:rsidDel="00701082">
          <w:delText>.</w:delText>
        </w:r>
      </w:del>
    </w:p>
    <w:p w14:paraId="57C389BD" w14:textId="68AB9DE4" w:rsidR="00295BD6" w:rsidDel="007228AA" w:rsidRDefault="00000000" w:rsidP="007228AA">
      <w:pPr>
        <w:pStyle w:val="Compact"/>
        <w:ind w:left="240"/>
        <w:jc w:val="both"/>
        <w:rPr>
          <w:del w:id="235" w:author="Ali Vahdati" w:date="2023-06-29T13:34:00Z"/>
        </w:rPr>
      </w:pPr>
      <w:del w:id="236" w:author="Ali Vahdati" w:date="2023-06-26T16:29:00Z">
        <w:r w:rsidDel="00701082">
          <w:delText xml:space="preserve">Extinction patterns will be compared between these two patterns, do they differ significantly in extinction patterns? </w:delText>
        </w:r>
      </w:del>
      <w:r>
        <w:t xml:space="preserve">When comparing the spatial slices vs. watershed approach, patterns of greater intra-watershed variability vs. general variability might emerge. </w:t>
      </w:r>
    </w:p>
    <w:p w14:paraId="61A6F268" w14:textId="77777777" w:rsidR="007228AA" w:rsidRDefault="007228AA">
      <w:pPr>
        <w:pStyle w:val="Compact"/>
        <w:ind w:left="240"/>
        <w:jc w:val="both"/>
        <w:rPr>
          <w:ins w:id="237" w:author="Ali Vahdati" w:date="2023-06-29T13:34:00Z"/>
        </w:rPr>
      </w:pPr>
    </w:p>
    <w:p w14:paraId="4BCA84F1" w14:textId="77777777" w:rsidR="007228AA" w:rsidRDefault="007228AA">
      <w:pPr>
        <w:pStyle w:val="Compact"/>
        <w:ind w:left="240"/>
        <w:jc w:val="both"/>
        <w:rPr>
          <w:ins w:id="238" w:author="Ali Vahdati" w:date="2023-06-29T13:34:00Z"/>
        </w:rPr>
        <w:pPrChange w:id="239" w:author="Ali Vahdati" w:date="2023-06-26T16:29:00Z">
          <w:pPr>
            <w:pStyle w:val="FirstParagraph"/>
            <w:jc w:val="both"/>
          </w:pPr>
        </w:pPrChange>
      </w:pPr>
    </w:p>
    <w:p w14:paraId="08AAAE52" w14:textId="3CF9A6B5" w:rsidR="007228AA" w:rsidDel="007228AA" w:rsidRDefault="00CC0851">
      <w:pPr>
        <w:pStyle w:val="Compact"/>
        <w:numPr>
          <w:ilvl w:val="0"/>
          <w:numId w:val="19"/>
        </w:numPr>
        <w:rPr>
          <w:del w:id="240" w:author="Ali Vahdati" w:date="2023-06-29T13:34:00Z"/>
        </w:rPr>
        <w:pPrChange w:id="241" w:author="Ali Vahdati" w:date="2023-06-29T13:35:00Z">
          <w:pPr>
            <w:pStyle w:val="Compact"/>
            <w:numPr>
              <w:numId w:val="19"/>
            </w:numPr>
            <w:tabs>
              <w:tab w:val="num" w:pos="0"/>
            </w:tabs>
            <w:ind w:left="720" w:hanging="480"/>
            <w:jc w:val="both"/>
          </w:pPr>
        </w:pPrChange>
      </w:pPr>
      <w:ins w:id="242" w:author="Ali Vahdati" w:date="2023-06-26T16:41:00Z">
        <w:r>
          <w:t xml:space="preserve">We will </w:t>
        </w:r>
      </w:ins>
      <w:del w:id="243" w:author="Ali Vahdati" w:date="2023-06-26T16:41:00Z">
        <w:r w:rsidDel="00CC0851">
          <w:delText>C</w:delText>
        </w:r>
      </w:del>
      <w:ins w:id="244" w:author="Ali Vahdati" w:date="2023-06-26T16:41:00Z">
        <w:r>
          <w:t>c</w:t>
        </w:r>
      </w:ins>
      <w:r>
        <w:t>alculat</w:t>
      </w:r>
      <w:ins w:id="245" w:author="Ali Vahdati" w:date="2023-06-26T16:41:00Z">
        <w:r>
          <w:t>e</w:t>
        </w:r>
      </w:ins>
      <w:del w:id="246" w:author="Ali Vahdati" w:date="2023-06-26T16:41:00Z">
        <w:r w:rsidDel="00CC0851">
          <w:delText>ion</w:delText>
        </w:r>
      </w:del>
      <w:r>
        <w:t xml:space="preserve"> </w:t>
      </w:r>
      <w:del w:id="247" w:author="Ali Vahdati" w:date="2023-06-26T16:41:00Z">
        <w:r w:rsidDel="00CC0851">
          <w:delText xml:space="preserve">of </w:delText>
        </w:r>
      </w:del>
      <w:ins w:id="248" w:author="Ali Vahdati" w:date="2023-06-26T16:41:00Z">
        <w:r>
          <w:t xml:space="preserve">the </w:t>
        </w:r>
      </w:ins>
      <w:r>
        <w:t>extinction probability curves under the influence of different disturbances</w:t>
      </w:r>
      <w:ins w:id="249" w:author="Ali Vahdati" w:date="2023-06-26T16:42:00Z">
        <w:r>
          <w:t xml:space="preserve"> by:</w:t>
        </w:r>
      </w:ins>
      <w:ins w:id="250" w:author="Ali Vahdati" w:date="2023-06-29T13:35:00Z">
        <w:r w:rsidR="007228AA">
          <w:t xml:space="preserve"> </w:t>
        </w:r>
        <w:r w:rsidR="007228AA">
          <w:br/>
        </w:r>
      </w:ins>
      <w:del w:id="251" w:author="Ali Vahdati" w:date="2023-06-26T16:41:00Z">
        <w:r w:rsidDel="00CC0851">
          <w:delText>.</w:delText>
        </w:r>
      </w:del>
    </w:p>
    <w:p w14:paraId="10E71684" w14:textId="77777777" w:rsidR="007228AA" w:rsidRDefault="007228AA">
      <w:pPr>
        <w:pStyle w:val="Compact"/>
        <w:rPr>
          <w:ins w:id="252" w:author="Ali Vahdati" w:date="2023-06-29T13:34:00Z"/>
        </w:rPr>
        <w:pPrChange w:id="253" w:author="Ali Vahdati" w:date="2023-06-29T13:35:00Z">
          <w:pPr>
            <w:pStyle w:val="Compact"/>
            <w:jc w:val="both"/>
          </w:pPr>
        </w:pPrChange>
      </w:pPr>
    </w:p>
    <w:p w14:paraId="15815C8C" w14:textId="1141097A" w:rsidR="00295BD6" w:rsidDel="00CC0851" w:rsidRDefault="00000000">
      <w:pPr>
        <w:pStyle w:val="Compact"/>
        <w:numPr>
          <w:ilvl w:val="0"/>
          <w:numId w:val="26"/>
        </w:numPr>
        <w:jc w:val="both"/>
        <w:rPr>
          <w:del w:id="254" w:author="Ali Vahdati" w:date="2023-06-26T16:43:00Z"/>
        </w:rPr>
        <w:pPrChange w:id="255" w:author="Ali Vahdati" w:date="2023-06-29T13:35:00Z">
          <w:pPr>
            <w:pStyle w:val="Compact"/>
            <w:numPr>
              <w:numId w:val="16"/>
            </w:numPr>
            <w:tabs>
              <w:tab w:val="num" w:pos="0"/>
            </w:tabs>
            <w:ind w:left="720" w:hanging="480"/>
            <w:jc w:val="both"/>
          </w:pPr>
        </w:pPrChange>
      </w:pPr>
      <w:del w:id="256" w:author="Ali Vahdati" w:date="2023-06-26T16:43:00Z">
        <w:r w:rsidDel="00CC0851">
          <w:delText>Map of proportion of natives and exotics – Natives/Exotics ratio following SICA map.</w:delText>
        </w:r>
      </w:del>
    </w:p>
    <w:p w14:paraId="1EC83144" w14:textId="4E57FE43" w:rsidR="00295BD6" w:rsidDel="00CC0851" w:rsidRDefault="00000000">
      <w:pPr>
        <w:pStyle w:val="Compact"/>
        <w:numPr>
          <w:ilvl w:val="1"/>
          <w:numId w:val="14"/>
        </w:numPr>
        <w:jc w:val="both"/>
        <w:rPr>
          <w:del w:id="257" w:author="Ali Vahdati" w:date="2023-06-26T16:43:00Z"/>
        </w:rPr>
        <w:pPrChange w:id="258" w:author="Ali Vahdati" w:date="2023-06-29T13:34:00Z">
          <w:pPr>
            <w:pStyle w:val="Compact"/>
            <w:numPr>
              <w:numId w:val="17"/>
            </w:numPr>
            <w:tabs>
              <w:tab w:val="num" w:pos="0"/>
            </w:tabs>
            <w:ind w:left="720" w:hanging="480"/>
            <w:jc w:val="both"/>
          </w:pPr>
        </w:pPrChange>
      </w:pPr>
      <w:del w:id="259" w:author="Ali Vahdati" w:date="2023-06-26T16:43:00Z">
        <w:r w:rsidDel="00CC0851">
          <w:delText>Proportion of natives profiles across Guadalquivir basin - spatial slices (Figure 2).</w:delText>
        </w:r>
      </w:del>
    </w:p>
    <w:p w14:paraId="0116BF58" w14:textId="16A2E22E" w:rsidR="00295BD6" w:rsidDel="00CC0851" w:rsidRDefault="00000000">
      <w:pPr>
        <w:pStyle w:val="Compact"/>
        <w:numPr>
          <w:ilvl w:val="1"/>
          <w:numId w:val="14"/>
        </w:numPr>
        <w:jc w:val="both"/>
        <w:rPr>
          <w:del w:id="260" w:author="Ali Vahdati" w:date="2023-06-26T16:43:00Z"/>
        </w:rPr>
        <w:pPrChange w:id="261" w:author="Ali Vahdati" w:date="2023-06-29T13:34:00Z">
          <w:pPr>
            <w:pStyle w:val="Compact"/>
            <w:numPr>
              <w:numId w:val="18"/>
            </w:numPr>
            <w:tabs>
              <w:tab w:val="num" w:pos="0"/>
            </w:tabs>
            <w:ind w:left="720" w:hanging="480"/>
            <w:jc w:val="both"/>
          </w:pPr>
        </w:pPrChange>
      </w:pPr>
      <w:del w:id="262" w:author="Ali Vahdati" w:date="2023-06-26T16:43:00Z">
        <w:r w:rsidDel="00CC0851">
          <w:delText>Probability of extinction curves will be made comparing “spatial slices” and the watershed as a curve limit.</w:delText>
        </w:r>
      </w:del>
    </w:p>
    <w:p w14:paraId="7858AC97" w14:textId="77777777" w:rsidR="007228AA" w:rsidRDefault="00000000">
      <w:pPr>
        <w:pStyle w:val="Compact"/>
        <w:numPr>
          <w:ilvl w:val="0"/>
          <w:numId w:val="26"/>
        </w:numPr>
        <w:jc w:val="both"/>
        <w:rPr>
          <w:ins w:id="263" w:author="Ali Vahdati" w:date="2023-06-29T13:35:00Z"/>
        </w:rPr>
        <w:pPrChange w:id="264" w:author="Ali Vahdati" w:date="2023-06-29T13:35:00Z">
          <w:pPr>
            <w:pStyle w:val="Compact"/>
            <w:numPr>
              <w:numId w:val="19"/>
            </w:numPr>
            <w:tabs>
              <w:tab w:val="num" w:pos="0"/>
            </w:tabs>
            <w:ind w:left="720" w:hanging="480"/>
            <w:jc w:val="both"/>
          </w:pPr>
        </w:pPrChange>
      </w:pPr>
      <w:bookmarkStart w:id="265" w:name="extinction-probability-curves"/>
      <w:del w:id="266" w:author="Ali Vahdati" w:date="2023-06-26T16:43:00Z">
        <w:r w:rsidDel="00CC0851">
          <w:delText>Comparison of extinction probability. Local native extinction peaks around 10% for all random longitudinal slices (Figure 2).</w:delText>
        </w:r>
        <w:bookmarkEnd w:id="265"/>
        <w:r w:rsidDel="00CC0851">
          <w:delText xml:space="preserve">  Are there specific cold spots, i.e., areas in the basin with high extinction probability?</w:delText>
        </w:r>
      </w:del>
      <w:ins w:id="267" w:author="Ali Vahdati" w:date="2023-06-26T16:35:00Z">
        <w:r w:rsidR="00701082">
          <w:t>Develop</w:t>
        </w:r>
      </w:ins>
      <w:ins w:id="268" w:author="Ali Vahdati" w:date="2023-06-26T16:42:00Z">
        <w:r w:rsidR="00CC0851">
          <w:t>ing</w:t>
        </w:r>
      </w:ins>
      <w:ins w:id="269" w:author="Ali Vahdati" w:date="2023-06-26T16:35:00Z">
        <w:r w:rsidR="00701082">
          <w:t xml:space="preserve"> a map detailing the ratio of native to exotic species, following the </w:t>
        </w:r>
        <w:r w:rsidR="00701082" w:rsidRPr="007228AA">
          <w:rPr>
            <w:highlight w:val="red"/>
            <w:rPrChange w:id="270" w:author="Ali Vahdati" w:date="2023-06-29T13:35:00Z">
              <w:rPr/>
            </w:rPrChange>
          </w:rPr>
          <w:t>SICA</w:t>
        </w:r>
        <w:r w:rsidR="00701082">
          <w:t xml:space="preserve"> map.</w:t>
        </w:r>
      </w:ins>
    </w:p>
    <w:p w14:paraId="23E41FF1" w14:textId="65E75FF2" w:rsidR="00701082" w:rsidRDefault="00701082">
      <w:pPr>
        <w:pStyle w:val="Compact"/>
        <w:numPr>
          <w:ilvl w:val="0"/>
          <w:numId w:val="26"/>
        </w:numPr>
        <w:jc w:val="both"/>
        <w:rPr>
          <w:ins w:id="271" w:author="Ali Vahdati" w:date="2023-06-26T16:35:00Z"/>
        </w:rPr>
        <w:pPrChange w:id="272" w:author="Ali Vahdati" w:date="2023-06-29T13:35:00Z">
          <w:pPr>
            <w:pStyle w:val="Compact"/>
            <w:numPr>
              <w:numId w:val="19"/>
            </w:numPr>
            <w:tabs>
              <w:tab w:val="num" w:pos="0"/>
            </w:tabs>
            <w:ind w:left="720" w:hanging="480"/>
            <w:jc w:val="both"/>
          </w:pPr>
        </w:pPrChange>
      </w:pPr>
      <w:ins w:id="273" w:author="Ali Vahdati" w:date="2023-06-26T16:35:00Z">
        <w:r>
          <w:lastRenderedPageBreak/>
          <w:t>Generat</w:t>
        </w:r>
      </w:ins>
      <w:ins w:id="274" w:author="Ali Vahdati" w:date="2023-06-26T16:42:00Z">
        <w:r w:rsidR="00CC0851">
          <w:t>ing</w:t>
        </w:r>
      </w:ins>
      <w:ins w:id="275" w:author="Ali Vahdati" w:date="2023-06-26T16:35:00Z">
        <w:r>
          <w:t xml:space="preserve"> profiles of native species proportions across the Guadalquivir basin using spatial slices</w:t>
        </w:r>
      </w:ins>
      <w:ins w:id="276" w:author="Ali Vahdati" w:date="2023-06-26T16:42:00Z">
        <w:r w:rsidR="00CC0851">
          <w:t xml:space="preserve"> (Figure 2)</w:t>
        </w:r>
      </w:ins>
      <w:ins w:id="277" w:author="Ali Vahdati" w:date="2023-06-26T16:35:00Z">
        <w:r>
          <w:t>.</w:t>
        </w:r>
      </w:ins>
    </w:p>
    <w:p w14:paraId="01AA2677" w14:textId="44CFE38A" w:rsidR="00701082" w:rsidRDefault="00701082">
      <w:pPr>
        <w:pStyle w:val="Compact"/>
        <w:numPr>
          <w:ilvl w:val="0"/>
          <w:numId w:val="26"/>
        </w:numPr>
        <w:jc w:val="both"/>
        <w:rPr>
          <w:ins w:id="278" w:author="Ali Vahdati" w:date="2023-06-26T16:35:00Z"/>
        </w:rPr>
        <w:pPrChange w:id="279" w:author="Ali Vahdati" w:date="2023-06-29T13:35:00Z">
          <w:pPr>
            <w:pStyle w:val="Compact"/>
            <w:numPr>
              <w:numId w:val="19"/>
            </w:numPr>
            <w:tabs>
              <w:tab w:val="num" w:pos="0"/>
            </w:tabs>
            <w:ind w:left="720" w:hanging="480"/>
            <w:jc w:val="both"/>
          </w:pPr>
        </w:pPrChange>
      </w:pPr>
      <w:ins w:id="280" w:author="Ali Vahdati" w:date="2023-06-26T16:35:00Z">
        <w:r>
          <w:t>Calculat</w:t>
        </w:r>
      </w:ins>
      <w:ins w:id="281" w:author="Ali Vahdati" w:date="2023-06-26T16:42:00Z">
        <w:r w:rsidR="00CC0851">
          <w:t>ing the</w:t>
        </w:r>
      </w:ins>
      <w:ins w:id="282" w:author="Ali Vahdati" w:date="2023-06-26T16:35:00Z">
        <w:r>
          <w:t xml:space="preserve"> extinction probability curves using both the "spatial slices" and watershed methods to define curve limits.</w:t>
        </w:r>
      </w:ins>
    </w:p>
    <w:p w14:paraId="77924266" w14:textId="2DA41249" w:rsidR="00701082" w:rsidRDefault="00701082">
      <w:pPr>
        <w:pStyle w:val="Compact"/>
        <w:numPr>
          <w:ilvl w:val="0"/>
          <w:numId w:val="26"/>
        </w:numPr>
        <w:jc w:val="both"/>
        <w:rPr>
          <w:ins w:id="283" w:author="Ali Vahdati" w:date="2023-06-26T16:35:00Z"/>
        </w:rPr>
        <w:pPrChange w:id="284" w:author="Ali Vahdati" w:date="2023-06-29T13:35:00Z">
          <w:pPr>
            <w:pStyle w:val="Compact"/>
            <w:numPr>
              <w:numId w:val="19"/>
            </w:numPr>
            <w:tabs>
              <w:tab w:val="num" w:pos="0"/>
            </w:tabs>
            <w:ind w:left="720" w:hanging="480"/>
            <w:jc w:val="both"/>
          </w:pPr>
        </w:pPrChange>
      </w:pPr>
      <w:ins w:id="285" w:author="Ali Vahdati" w:date="2023-06-26T16:35:00Z">
        <w:r>
          <w:t>Compar</w:t>
        </w:r>
      </w:ins>
      <w:ins w:id="286" w:author="Ali Vahdati" w:date="2023-06-26T16:42:00Z">
        <w:r w:rsidR="00CC0851">
          <w:t>ing the</w:t>
        </w:r>
      </w:ins>
      <w:ins w:id="287" w:author="Ali Vahdati" w:date="2023-06-26T16:35:00Z">
        <w:r>
          <w:t xml:space="preserve"> extinction probabilities and identify </w:t>
        </w:r>
      </w:ins>
      <w:ins w:id="288" w:author="Ali Vahdati" w:date="2023-06-26T16:43:00Z">
        <w:r w:rsidR="00CC0851">
          <w:t>“</w:t>
        </w:r>
      </w:ins>
      <w:ins w:id="289" w:author="Ali Vahdati" w:date="2023-06-26T16:35:00Z">
        <w:r>
          <w:t>cold spots</w:t>
        </w:r>
      </w:ins>
      <w:ins w:id="290" w:author="Ali Vahdati" w:date="2023-06-26T16:43:00Z">
        <w:r w:rsidR="00CC0851">
          <w:t>”</w:t>
        </w:r>
      </w:ins>
      <w:ins w:id="291" w:author="Ali Vahdati" w:date="2023-06-26T16:35:00Z">
        <w:r>
          <w:t xml:space="preserve"> </w:t>
        </w:r>
      </w:ins>
      <w:ins w:id="292" w:author="Ali Vahdati" w:date="2023-06-26T16:43:00Z">
        <w:r w:rsidR="00CC0851">
          <w:t>–</w:t>
        </w:r>
      </w:ins>
      <w:ins w:id="293" w:author="Ali Vahdati" w:date="2023-06-26T16:35:00Z">
        <w:r>
          <w:t xml:space="preserve"> regions with a notably high extinction probability. Preliminary analyses suggest local native extinction peaks at around 10% for all random longitudinal slices</w:t>
        </w:r>
      </w:ins>
      <w:ins w:id="294" w:author="Ali Vahdati" w:date="2023-06-26T16:43:00Z">
        <w:r w:rsidR="00CC0851">
          <w:t xml:space="preserve"> (Figure 2)</w:t>
        </w:r>
      </w:ins>
      <w:ins w:id="295" w:author="Ali Vahdati" w:date="2023-06-26T16:35:00Z">
        <w:r>
          <w:t>.</w:t>
        </w:r>
      </w:ins>
    </w:p>
    <w:p w14:paraId="67910EEB" w14:textId="77777777" w:rsidR="00701082" w:rsidRDefault="00701082">
      <w:pPr>
        <w:pStyle w:val="Compact"/>
        <w:ind w:left="720"/>
        <w:jc w:val="both"/>
        <w:pPrChange w:id="296" w:author="Ali Vahdati" w:date="2023-06-26T16:43:00Z">
          <w:pPr>
            <w:pStyle w:val="Compact"/>
            <w:numPr>
              <w:numId w:val="19"/>
            </w:numPr>
            <w:tabs>
              <w:tab w:val="num" w:pos="0"/>
            </w:tabs>
            <w:ind w:left="720" w:hanging="480"/>
            <w:jc w:val="both"/>
          </w:pPr>
        </w:pPrChange>
      </w:pPr>
    </w:p>
    <w:p w14:paraId="72C2CD53" w14:textId="77777777" w:rsidR="00295BD6" w:rsidRDefault="00000000">
      <w:pPr>
        <w:pStyle w:val="Heading2"/>
        <w:pPrChange w:id="297" w:author="Ali Vahdati" w:date="2023-06-29T13:10:00Z">
          <w:pPr>
            <w:pStyle w:val="Heading4"/>
            <w:jc w:val="both"/>
          </w:pPr>
        </w:pPrChange>
      </w:pPr>
      <w:r>
        <w:t>Global change s</w:t>
      </w:r>
      <w:bookmarkStart w:id="298" w:name="scenarios"/>
      <w:r>
        <w:t>cenarios</w:t>
      </w:r>
    </w:p>
    <w:p w14:paraId="364BE349" w14:textId="0A7D916A" w:rsidR="00295BD6" w:rsidRDefault="00CC0851">
      <w:pPr>
        <w:pStyle w:val="FirstParagraph"/>
        <w:jc w:val="both"/>
      </w:pPr>
      <w:ins w:id="299" w:author="Ali Vahdati" w:date="2023-06-26T16:45:00Z">
        <w:r w:rsidRPr="00CC0851">
          <w:t>Using existing data, we will conduct dynamic simulations to model the extinction probability of multiple species assemblages under different scenarios</w:t>
        </w:r>
      </w:ins>
      <w:ins w:id="300" w:author="Ali Vahdati" w:date="2023-06-26T16:48:00Z">
        <w:r w:rsidR="00CA47ED">
          <w:t>.</w:t>
        </w:r>
      </w:ins>
      <w:del w:id="301" w:author="Ali Vahdati" w:date="2023-06-26T16:45:00Z">
        <w:r w:rsidDel="00CC0851">
          <w:delText xml:space="preserve">We will use the existing data to run dynamic simulations of extinction probability in multiple species assemblages under different scenarios of connectivity </w:delText>
        </w:r>
      </w:del>
      <w:del w:id="302" w:author="Ali Vahdati" w:date="2023-06-26T16:48:00Z">
        <w:r w:rsidDel="00CA47ED">
          <w:delText>(fragmentation driven by reservoirs/fish ladders),</w:delText>
        </w:r>
      </w:del>
      <w:del w:id="303" w:author="Ali Vahdati" w:date="2023-06-26T16:49:00Z">
        <w:r w:rsidDel="00CA47ED">
          <w:delText xml:space="preserve"> influx of exotic species, anthropogenic land uses</w:delText>
        </w:r>
      </w:del>
      <w:del w:id="304" w:author="Ali Vahdati" w:date="2023-06-26T16:48:00Z">
        <w:r w:rsidDel="00CA47ED">
          <w:delText xml:space="preserve"> and climate change</w:delText>
        </w:r>
      </w:del>
      <w:del w:id="305" w:author="Ali Vahdati" w:date="2023-06-26T16:45:00Z">
        <w:r w:rsidDel="00CC0851">
          <w:delText>, e.g., more severe droughts gradient with elevation</w:delText>
        </w:r>
      </w:del>
      <w:del w:id="306" w:author="Ali Vahdati" w:date="2023-06-26T16:49:00Z">
        <w:r w:rsidDel="00CA47ED">
          <w:delText>.</w:delText>
        </w:r>
      </w:del>
      <w:r>
        <w:t xml:space="preserve"> </w:t>
      </w:r>
      <w:ins w:id="307" w:author="Ali Vahdati" w:date="2023-06-26T16:46:00Z">
        <w:r w:rsidRPr="00CC0851">
          <w:t>These scenarios will encompass a range of factors, including:</w:t>
        </w:r>
        <w:r w:rsidRPr="00CC0851" w:rsidDel="00CC0851">
          <w:t xml:space="preserve"> </w:t>
        </w:r>
      </w:ins>
      <w:del w:id="308" w:author="Ali Vahdati" w:date="2023-06-26T16:46:00Z">
        <w:r w:rsidDel="00CC0851">
          <w:delText>The modeling of multivariate disturbance regimes will follow:</w:delText>
        </w:r>
      </w:del>
    </w:p>
    <w:p w14:paraId="185B445C" w14:textId="3B5FE854" w:rsidR="00295BD6" w:rsidRDefault="00CC0851">
      <w:pPr>
        <w:pStyle w:val="Compact"/>
        <w:numPr>
          <w:ilvl w:val="0"/>
          <w:numId w:val="20"/>
        </w:numPr>
        <w:jc w:val="both"/>
      </w:pPr>
      <w:ins w:id="309" w:author="Ali Vahdati" w:date="2023-06-26T16:46:00Z">
        <w:r w:rsidRPr="00CC0851">
          <w:rPr>
            <w:b/>
            <w:bCs/>
            <w:rPrChange w:id="310" w:author="Ali Vahdati" w:date="2023-06-26T16:46:00Z">
              <w:rPr/>
            </w:rPrChange>
          </w:rPr>
          <w:t>Dendritic fragmentation:</w:t>
        </w:r>
        <w:r w:rsidRPr="00CC0851">
          <w:t xml:space="preserve"> We will assess the impact of fragmentation due to connectivity changes and the creation of reservoirs.</w:t>
        </w:r>
        <w:r w:rsidRPr="00CC0851" w:rsidDel="00CC0851">
          <w:t xml:space="preserve"> </w:t>
        </w:r>
      </w:ins>
      <w:del w:id="311" w:author="Ali Vahdati" w:date="2023-06-26T16:46:00Z">
        <w:r w:rsidDel="00CC0851">
          <w:delText>Dendritic fragmentation accounting for connectivity and reservoirs</w:delText>
        </w:r>
      </w:del>
    </w:p>
    <w:p w14:paraId="005A32ED" w14:textId="530CE256" w:rsidR="00295BD6" w:rsidDel="00CA47ED" w:rsidRDefault="00CC0851">
      <w:pPr>
        <w:pStyle w:val="Compact"/>
        <w:numPr>
          <w:ilvl w:val="0"/>
          <w:numId w:val="22"/>
        </w:numPr>
        <w:jc w:val="both"/>
        <w:rPr>
          <w:del w:id="312" w:author="Ali Vahdati" w:date="2023-06-26T16:47:00Z"/>
        </w:rPr>
      </w:pPr>
      <w:ins w:id="313" w:author="Ali Vahdati" w:date="2023-06-26T16:47:00Z">
        <w:r w:rsidRPr="00CA47ED">
          <w:rPr>
            <w:b/>
            <w:bCs/>
            <w:rPrChange w:id="314" w:author="Ali Vahdati" w:date="2023-06-26T16:47:00Z">
              <w:rPr/>
            </w:rPrChange>
          </w:rPr>
          <w:t>Exotic species dynamics:</w:t>
        </w:r>
        <w:r w:rsidRPr="00CC0851">
          <w:t xml:space="preserve"> Our model will simulate responses of native and endemic species to exotic species invasions, considering factors such as competition and predation.</w:t>
        </w:r>
        <w:r w:rsidRPr="00CC0851" w:rsidDel="00CC0851">
          <w:t xml:space="preserve"> </w:t>
        </w:r>
      </w:ins>
      <w:del w:id="315" w:author="Ali Vahdati" w:date="2023-06-26T16:47:00Z">
        <w:r w:rsidDel="00CC0851">
          <w:delText>Dynamics of exotic species and responses to invasion by endemic and native species</w:delText>
        </w:r>
      </w:del>
    </w:p>
    <w:p w14:paraId="12A0D742" w14:textId="77777777" w:rsidR="00CA47ED" w:rsidRDefault="00CA47ED" w:rsidP="00CC0851">
      <w:pPr>
        <w:pStyle w:val="Compact"/>
        <w:numPr>
          <w:ilvl w:val="0"/>
          <w:numId w:val="20"/>
        </w:numPr>
        <w:jc w:val="both"/>
        <w:rPr>
          <w:ins w:id="316" w:author="Ali Vahdati" w:date="2023-06-26T16:47:00Z"/>
        </w:rPr>
      </w:pPr>
    </w:p>
    <w:p w14:paraId="1F6055BD" w14:textId="105F93F6" w:rsidR="00295BD6" w:rsidDel="00CA47ED" w:rsidRDefault="00CA47ED" w:rsidP="00CA47ED">
      <w:pPr>
        <w:pStyle w:val="Compact"/>
        <w:numPr>
          <w:ilvl w:val="0"/>
          <w:numId w:val="24"/>
        </w:numPr>
        <w:jc w:val="both"/>
        <w:rPr>
          <w:del w:id="317" w:author="Ali Vahdati" w:date="2023-06-26T16:48:00Z"/>
        </w:rPr>
      </w:pPr>
      <w:ins w:id="318" w:author="Ali Vahdati" w:date="2023-06-26T16:48:00Z">
        <w:r w:rsidRPr="00CA47ED">
          <w:rPr>
            <w:b/>
            <w:bCs/>
            <w:rPrChange w:id="319" w:author="Ali Vahdati" w:date="2023-06-26T16:48:00Z">
              <w:rPr/>
            </w:rPrChange>
          </w:rPr>
          <w:t>Climate change effects:</w:t>
        </w:r>
        <w:r w:rsidRPr="00CA47ED">
          <w:t xml:space="preserve"> We will account for increased drought and desiccation, reduction in channel width, and habitat loss, all of which are projected effects of climate change.</w:t>
        </w:r>
        <w:r w:rsidRPr="00CA47ED" w:rsidDel="00CA47ED">
          <w:t xml:space="preserve"> </w:t>
        </w:r>
      </w:ins>
      <w:del w:id="320" w:author="Ali Vahdati" w:date="2023-06-26T16:48:00Z">
        <w:r w:rsidDel="00CA47ED">
          <w:delText>Climate change driven by increased drought, desiccation, narrower channel width, and habitat loss.</w:delText>
        </w:r>
      </w:del>
    </w:p>
    <w:p w14:paraId="2452524D" w14:textId="77777777" w:rsidR="00CA47ED" w:rsidRDefault="00CA47ED" w:rsidP="00CA47ED">
      <w:pPr>
        <w:pStyle w:val="Compact"/>
        <w:numPr>
          <w:ilvl w:val="0"/>
          <w:numId w:val="20"/>
        </w:numPr>
        <w:jc w:val="both"/>
        <w:rPr>
          <w:ins w:id="321" w:author="Ali Vahdati" w:date="2023-06-26T16:48:00Z"/>
        </w:rPr>
      </w:pPr>
    </w:p>
    <w:p w14:paraId="4DC5EA82" w14:textId="234793C9" w:rsidR="00295BD6" w:rsidDel="00CA47ED" w:rsidRDefault="00000000">
      <w:pPr>
        <w:pStyle w:val="Compact"/>
        <w:numPr>
          <w:ilvl w:val="0"/>
          <w:numId w:val="24"/>
        </w:numPr>
        <w:jc w:val="both"/>
        <w:rPr>
          <w:del w:id="322" w:author="Ali Vahdati" w:date="2023-06-26T16:48:00Z"/>
        </w:rPr>
        <w:pPrChange w:id="323" w:author="Ali Vahdati" w:date="2023-06-26T16:48:00Z">
          <w:pPr>
            <w:pStyle w:val="Compact"/>
            <w:numPr>
              <w:numId w:val="23"/>
            </w:numPr>
            <w:tabs>
              <w:tab w:val="num" w:pos="0"/>
            </w:tabs>
            <w:ind w:left="720" w:hanging="480"/>
            <w:jc w:val="both"/>
          </w:pPr>
        </w:pPrChange>
      </w:pPr>
      <w:del w:id="324" w:author="Ali Vahdati" w:date="2023-06-26T16:51:00Z">
        <w:r w:rsidDel="00CA47ED">
          <w:delText>Increases in anthrop</w:delText>
        </w:r>
      </w:del>
    </w:p>
    <w:p w14:paraId="5C1B6791" w14:textId="5DD80ACD" w:rsidR="00CA47ED" w:rsidRDefault="00000000" w:rsidP="00CA47ED">
      <w:pPr>
        <w:pStyle w:val="Compact"/>
        <w:numPr>
          <w:ilvl w:val="0"/>
          <w:numId w:val="24"/>
        </w:numPr>
        <w:jc w:val="both"/>
      </w:pPr>
      <w:bookmarkStart w:id="325" w:name="guadex-proposal"/>
      <w:bookmarkStart w:id="326" w:name="methods"/>
      <w:del w:id="327" w:author="Ali Vahdati" w:date="2023-06-26T16:51:00Z">
        <w:r w:rsidDel="00CA47ED">
          <w:delText>ogenic land use changes. We will use gradient of anthropic uses from CCA combined with the “sensibility” of each species to this type of disturbance.</w:delText>
        </w:r>
      </w:del>
      <w:bookmarkEnd w:id="298"/>
      <w:bookmarkEnd w:id="325"/>
      <w:bookmarkEnd w:id="326"/>
      <w:ins w:id="328" w:author="Ali Vahdati" w:date="2023-06-26T16:49:00Z">
        <w:r w:rsidR="00CA47ED" w:rsidRPr="00CA47ED">
          <w:rPr>
            <w:b/>
            <w:bCs/>
            <w:rPrChange w:id="329" w:author="Ali Vahdati" w:date="2023-06-26T16:49:00Z">
              <w:rPr/>
            </w:rPrChange>
          </w:rPr>
          <w:t>Anthropogenic land-use changes:</w:t>
        </w:r>
        <w:r w:rsidR="00CA47ED" w:rsidRPr="00CA47ED">
          <w:t xml:space="preserve"> Our simulations will consider the gradient of anthropic uses as derived from the</w:t>
        </w:r>
        <w:r w:rsidR="00CA47ED">
          <w:t xml:space="preserve"> </w:t>
        </w:r>
        <w:r w:rsidR="00CA47ED" w:rsidRPr="00CA47ED">
          <w:rPr>
            <w:highlight w:val="red"/>
            <w:rPrChange w:id="330" w:author="Ali Vahdati" w:date="2023-06-26T16:50:00Z">
              <w:rPr/>
            </w:rPrChange>
          </w:rPr>
          <w:t>CCA</w:t>
        </w:r>
        <w:r w:rsidR="00CA47ED" w:rsidRPr="00CA47ED">
          <w:t xml:space="preserve"> and the specific sensitivity of each species to these disturbances.</w:t>
        </w:r>
      </w:ins>
    </w:p>
    <w:p w14:paraId="0881629B" w14:textId="77777777" w:rsidR="00295BD6" w:rsidRDefault="00295BD6">
      <w:pPr>
        <w:pStyle w:val="Compact"/>
        <w:jc w:val="both"/>
      </w:pPr>
    </w:p>
    <w:p w14:paraId="66B09B6A" w14:textId="6303D175" w:rsidR="00295BD6" w:rsidRDefault="00000000">
      <w:pPr>
        <w:pStyle w:val="Heading1"/>
        <w:rPr>
          <w:color w:val="B4C7DC"/>
        </w:rPr>
        <w:pPrChange w:id="331" w:author="Ali Vahdati" w:date="2023-06-29T13:10:00Z">
          <w:pPr>
            <w:pStyle w:val="Heading3"/>
          </w:pPr>
        </w:pPrChange>
      </w:pPr>
      <w:r w:rsidRPr="005440E6">
        <w:rPr>
          <w:rPrChange w:id="332" w:author="Ali Vahdati" w:date="2023-06-26T16:57:00Z">
            <w:rPr>
              <w:color w:val="B4C7DC"/>
            </w:rPr>
          </w:rPrChange>
        </w:rPr>
        <w:t>Platform for knowledge transfer</w:t>
      </w:r>
      <w:ins w:id="333" w:author="Ali Vahdati" w:date="2023-06-26T16:33:00Z">
        <w:r w:rsidR="00701082">
          <w:rPr>
            <w:color w:val="B4C7DC"/>
          </w:rPr>
          <w:br/>
        </w:r>
      </w:ins>
    </w:p>
    <w:p w14:paraId="658083EE" w14:textId="29BC1920" w:rsidR="00701082" w:rsidRDefault="00000000">
      <w:pPr>
        <w:spacing w:before="36" w:after="36"/>
        <w:jc w:val="both"/>
      </w:pPr>
      <w:del w:id="334" w:author="Ali Vahdati" w:date="2023-06-26T16:31:00Z">
        <w:r w:rsidDel="00701082">
          <w:delText>The overall research will be tracked via a git repository with a final interface ready to visualize all the steps of the results, i.e.,  extinction probability maps as well as population size-distribution under varying global change scenarios. The software will be the core product for the reporting for optimizing knowledge transfer to practice and management during the period of the project, i.e., results from the reports will be generated via this interface.</w:delText>
        </w:r>
      </w:del>
      <w:ins w:id="335" w:author="Ali Vahdati" w:date="2023-06-26T16:30:00Z">
        <w:r w:rsidR="00701082" w:rsidRPr="00701082">
          <w:t>The progress of our research will be tracked via a git repository with a final interface that visualizes all steps of the results. This software will form the core product for reporting and will facilitate efficient knowledge transfer during the project's timeline.</w:t>
        </w:r>
      </w:ins>
    </w:p>
    <w:p w14:paraId="62B5EE0B" w14:textId="77777777" w:rsidR="00295BD6" w:rsidRDefault="00295BD6">
      <w:pPr>
        <w:spacing w:before="36" w:after="36"/>
        <w:jc w:val="both"/>
      </w:pPr>
    </w:p>
    <w:p w14:paraId="7879FFA6" w14:textId="77777777" w:rsidR="00295BD6" w:rsidRPr="005440E6" w:rsidRDefault="00000000">
      <w:pPr>
        <w:pStyle w:val="Heading1"/>
        <w:rPr>
          <w:sz w:val="24"/>
          <w:szCs w:val="24"/>
          <w:rPrChange w:id="336" w:author="Ali Vahdati" w:date="2023-06-26T16:57:00Z">
            <w:rPr>
              <w:color w:val="B4C7DC"/>
              <w:sz w:val="24"/>
              <w:szCs w:val="24"/>
            </w:rPr>
          </w:rPrChange>
        </w:rPr>
        <w:pPrChange w:id="337" w:author="Ali Vahdati" w:date="2023-06-29T13:11:00Z">
          <w:pPr>
            <w:pStyle w:val="Heading2"/>
          </w:pPr>
        </w:pPrChange>
      </w:pPr>
      <w:r w:rsidRPr="005440E6">
        <w:rPr>
          <w:rPrChange w:id="338" w:author="Ali Vahdati" w:date="2023-06-26T16:57:00Z">
            <w:rPr>
              <w:color w:val="B4C7DC"/>
            </w:rPr>
          </w:rPrChange>
        </w:rPr>
        <w:t>Budget and timeline</w:t>
      </w:r>
    </w:p>
    <w:p w14:paraId="7B517378" w14:textId="63C6C52B" w:rsidR="00295BD6" w:rsidRDefault="00000000">
      <w:del w:id="339" w:author="Ali Vahdati" w:date="2023-06-26T16:33:00Z">
        <w:r w:rsidDel="00701082">
          <w:delText xml:space="preserve">The project is planned to run from </w:delText>
        </w:r>
      </w:del>
      <w:del w:id="340" w:author="Ali Vahdati" w:date="2023-06-26T16:31:00Z">
        <w:r w:rsidDel="00701082">
          <w:delText xml:space="preserve">the </w:delText>
        </w:r>
      </w:del>
      <w:del w:id="341" w:author="Ali Vahdati" w:date="2023-06-26T16:33:00Z">
        <w:r w:rsidDel="00701082">
          <w:delText xml:space="preserve">fall 2023 until fall 2024 (1 year). It includes 1 year of a computer scientist to develop, implement, run, explore the robustness of the scenarios and the development of the software interface for knowledge transfer.  </w:delText>
        </w:r>
      </w:del>
      <w:ins w:id="342" w:author="Ali Vahdati" w:date="2023-06-26T16:33:00Z">
        <w:r w:rsidR="00701082">
          <w:br/>
        </w:r>
      </w:ins>
      <w:ins w:id="343" w:author="Ali Vahdati" w:date="2023-06-29T13:37:00Z">
        <w:r w:rsidR="003E31AA" w:rsidRPr="003E31AA">
          <w:t xml:space="preserve">The project is planned to run from the fall 2023 until fall 2024 (1 year). </w:t>
        </w:r>
      </w:ins>
      <w:ins w:id="344" w:author="Ali Vahdati" w:date="2023-06-26T16:32:00Z">
        <w:r w:rsidR="00701082" w:rsidRPr="00701082">
          <w:t xml:space="preserve">This timeline includes the dedicated involvement of a </w:t>
        </w:r>
      </w:ins>
      <w:ins w:id="345" w:author="Ali Vahdati" w:date="2023-06-26T16:33:00Z">
        <w:r w:rsidR="00701082">
          <w:t>data</w:t>
        </w:r>
      </w:ins>
      <w:ins w:id="346" w:author="Ali Vahdati" w:date="2023-06-26T16:32:00Z">
        <w:r w:rsidR="00701082" w:rsidRPr="00701082">
          <w:t xml:space="preserve"> scientist for the entire year. Their role will encompass developing and implementing the simulation model, running and evaluating the robustness of various scenarios, and creating a user-friendly software interface that facilitates efficient knowledge transfer.</w:t>
        </w:r>
      </w:ins>
    </w:p>
    <w:p w14:paraId="7EC7BFA5" w14:textId="355BABE1" w:rsidR="00295BD6" w:rsidDel="00856CC6" w:rsidRDefault="00295BD6">
      <w:pPr>
        <w:rPr>
          <w:del w:id="347" w:author="Ali Vahdati" w:date="2023-06-26T16:51:00Z"/>
        </w:rPr>
      </w:pPr>
    </w:p>
    <w:tbl>
      <w:tblPr>
        <w:tblStyle w:val="Table"/>
        <w:tblW w:w="5000" w:type="pct"/>
        <w:tblInd w:w="0" w:type="dxa"/>
        <w:tblLayout w:type="fixed"/>
        <w:tblCellMar>
          <w:left w:w="0" w:type="dxa"/>
          <w:right w:w="0" w:type="dxa"/>
        </w:tblCellMar>
        <w:tblLook w:val="04A0" w:firstRow="1" w:lastRow="0" w:firstColumn="1" w:lastColumn="0" w:noHBand="0" w:noVBand="1"/>
      </w:tblPr>
      <w:tblGrid>
        <w:gridCol w:w="1711"/>
        <w:gridCol w:w="1919"/>
        <w:gridCol w:w="1185"/>
        <w:gridCol w:w="1606"/>
        <w:gridCol w:w="1604"/>
        <w:gridCol w:w="1605"/>
      </w:tblGrid>
      <w:tr w:rsidR="00295BD6" w14:paraId="6A58C06E" w14:textId="77777777" w:rsidTr="00295BD6">
        <w:trPr>
          <w:cnfStyle w:val="100000000000" w:firstRow="1" w:lastRow="0" w:firstColumn="0" w:lastColumn="0" w:oddVBand="0" w:evenVBand="0" w:oddHBand="0" w:evenHBand="0" w:firstRowFirstColumn="0" w:firstRowLastColumn="0" w:lastRowFirstColumn="0" w:lastRowLastColumn="0"/>
          <w:trHeight w:hRule="exact" w:val="504"/>
        </w:trPr>
        <w:tc>
          <w:tcPr>
            <w:tcW w:w="1710" w:type="dxa"/>
          </w:tcPr>
          <w:p w14:paraId="5010234A" w14:textId="77777777" w:rsidR="00295BD6" w:rsidRDefault="00000000">
            <w:pPr>
              <w:pStyle w:val="TableContents"/>
              <w:jc w:val="center"/>
              <w:rPr>
                <w:b/>
                <w:bCs/>
                <w:sz w:val="0"/>
                <w:szCs w:val="0"/>
              </w:rPr>
            </w:pPr>
            <w:r>
              <w:rPr>
                <w:b/>
                <w:bCs/>
                <w:sz w:val="0"/>
                <w:szCs w:val="0"/>
              </w:rPr>
              <w:lastRenderedPageBreak/>
              <w:t>Item</w:t>
            </w:r>
          </w:p>
        </w:tc>
        <w:tc>
          <w:tcPr>
            <w:tcW w:w="1919" w:type="dxa"/>
          </w:tcPr>
          <w:p w14:paraId="16269B96" w14:textId="77777777" w:rsidR="00295BD6" w:rsidRDefault="00000000">
            <w:pPr>
              <w:pStyle w:val="TableContents"/>
              <w:rPr>
                <w:b/>
                <w:bCs/>
                <w:sz w:val="0"/>
                <w:szCs w:val="0"/>
              </w:rPr>
            </w:pPr>
            <w:r>
              <w:rPr>
                <w:b/>
                <w:bCs/>
                <w:sz w:val="0"/>
                <w:szCs w:val="0"/>
              </w:rPr>
              <w:t>Description</w:t>
            </w:r>
          </w:p>
        </w:tc>
        <w:tc>
          <w:tcPr>
            <w:tcW w:w="1185" w:type="dxa"/>
          </w:tcPr>
          <w:p w14:paraId="622B8AD4" w14:textId="77777777" w:rsidR="00295BD6" w:rsidRDefault="00000000">
            <w:pPr>
              <w:pStyle w:val="TableContents"/>
              <w:jc w:val="center"/>
              <w:rPr>
                <w:b/>
                <w:bCs/>
                <w:sz w:val="0"/>
                <w:szCs w:val="0"/>
              </w:rPr>
            </w:pPr>
            <w:r>
              <w:rPr>
                <w:b/>
                <w:bCs/>
                <w:sz w:val="0"/>
                <w:szCs w:val="0"/>
              </w:rPr>
              <w:t>Number</w:t>
            </w:r>
          </w:p>
        </w:tc>
        <w:tc>
          <w:tcPr>
            <w:tcW w:w="1606" w:type="dxa"/>
          </w:tcPr>
          <w:p w14:paraId="3B79CFD7" w14:textId="77777777" w:rsidR="00295BD6" w:rsidRDefault="00000000">
            <w:pPr>
              <w:pStyle w:val="TableContents"/>
              <w:jc w:val="center"/>
              <w:rPr>
                <w:b/>
                <w:bCs/>
                <w:sz w:val="0"/>
                <w:szCs w:val="0"/>
              </w:rPr>
            </w:pPr>
            <w:r>
              <w:rPr>
                <w:b/>
                <w:bCs/>
                <w:sz w:val="0"/>
                <w:szCs w:val="0"/>
              </w:rPr>
              <w:t>Cost</w:t>
            </w:r>
          </w:p>
        </w:tc>
        <w:tc>
          <w:tcPr>
            <w:tcW w:w="1604" w:type="dxa"/>
          </w:tcPr>
          <w:p w14:paraId="4B27495D" w14:textId="77777777" w:rsidR="00295BD6" w:rsidRDefault="00000000">
            <w:pPr>
              <w:pStyle w:val="TableContents"/>
              <w:jc w:val="center"/>
              <w:rPr>
                <w:b/>
                <w:bCs/>
                <w:sz w:val="0"/>
                <w:szCs w:val="0"/>
              </w:rPr>
            </w:pPr>
            <w:r>
              <w:rPr>
                <w:b/>
                <w:bCs/>
                <w:sz w:val="0"/>
                <w:szCs w:val="0"/>
              </w:rPr>
              <w:t>Total (EUR)</w:t>
            </w:r>
          </w:p>
        </w:tc>
        <w:tc>
          <w:tcPr>
            <w:tcW w:w="1605" w:type="dxa"/>
          </w:tcPr>
          <w:p w14:paraId="3D3661F5" w14:textId="77777777" w:rsidR="00295BD6" w:rsidRDefault="00000000">
            <w:pPr>
              <w:pStyle w:val="TableContents"/>
              <w:jc w:val="center"/>
              <w:rPr>
                <w:b/>
                <w:bCs/>
                <w:sz w:val="0"/>
                <w:szCs w:val="0"/>
              </w:rPr>
            </w:pPr>
            <w:r>
              <w:rPr>
                <w:b/>
                <w:bCs/>
                <w:sz w:val="0"/>
                <w:szCs w:val="0"/>
              </w:rPr>
              <w:t>Observations</w:t>
            </w:r>
          </w:p>
        </w:tc>
      </w:tr>
      <w:tr w:rsidR="00295BD6" w14:paraId="75D63AFB" w14:textId="77777777" w:rsidTr="00295BD6">
        <w:trPr>
          <w:trHeight w:hRule="exact" w:val="504"/>
        </w:trPr>
        <w:tc>
          <w:tcPr>
            <w:tcW w:w="1710" w:type="dxa"/>
          </w:tcPr>
          <w:p w14:paraId="69DB204A" w14:textId="77777777" w:rsidR="00295BD6" w:rsidRDefault="00000000">
            <w:pPr>
              <w:pStyle w:val="TableContents"/>
              <w:jc w:val="center"/>
              <w:rPr>
                <w:sz w:val="18"/>
                <w:szCs w:val="18"/>
              </w:rPr>
            </w:pPr>
            <w:r>
              <w:rPr>
                <w:sz w:val="18"/>
                <w:szCs w:val="18"/>
              </w:rPr>
              <w:t>Computer scientist</w:t>
            </w:r>
          </w:p>
        </w:tc>
        <w:tc>
          <w:tcPr>
            <w:tcW w:w="1919" w:type="dxa"/>
          </w:tcPr>
          <w:p w14:paraId="1672990B" w14:textId="77777777" w:rsidR="00295BD6" w:rsidRDefault="00000000">
            <w:pPr>
              <w:pStyle w:val="TableContents"/>
              <w:rPr>
                <w:sz w:val="18"/>
                <w:szCs w:val="18"/>
              </w:rPr>
            </w:pPr>
            <w:r>
              <w:rPr>
                <w:sz w:val="18"/>
                <w:szCs w:val="18"/>
              </w:rPr>
              <w:t>Developing codes in Julia comp. language</w:t>
            </w:r>
          </w:p>
        </w:tc>
        <w:tc>
          <w:tcPr>
            <w:tcW w:w="1185" w:type="dxa"/>
          </w:tcPr>
          <w:p w14:paraId="4565EC86" w14:textId="77777777" w:rsidR="00295BD6" w:rsidRDefault="00000000">
            <w:pPr>
              <w:pStyle w:val="TableContents"/>
              <w:jc w:val="center"/>
              <w:rPr>
                <w:sz w:val="18"/>
                <w:szCs w:val="18"/>
              </w:rPr>
            </w:pPr>
            <w:r>
              <w:rPr>
                <w:sz w:val="18"/>
                <w:szCs w:val="18"/>
              </w:rPr>
              <w:t>6 months</w:t>
            </w:r>
          </w:p>
        </w:tc>
        <w:tc>
          <w:tcPr>
            <w:tcW w:w="1606" w:type="dxa"/>
          </w:tcPr>
          <w:p w14:paraId="722FACFD" w14:textId="77777777" w:rsidR="00295BD6" w:rsidRDefault="00000000">
            <w:pPr>
              <w:pStyle w:val="TableContents"/>
              <w:jc w:val="center"/>
              <w:rPr>
                <w:sz w:val="18"/>
                <w:szCs w:val="18"/>
              </w:rPr>
            </w:pPr>
            <w:r>
              <w:rPr>
                <w:sz w:val="18"/>
                <w:szCs w:val="18"/>
              </w:rPr>
              <w:t>Hours</w:t>
            </w:r>
          </w:p>
          <w:p w14:paraId="2A0C5DB9" w14:textId="77777777" w:rsidR="00295BD6" w:rsidRDefault="00295BD6">
            <w:pPr>
              <w:pStyle w:val="TableContents"/>
              <w:jc w:val="center"/>
              <w:rPr>
                <w:sz w:val="18"/>
                <w:szCs w:val="18"/>
              </w:rPr>
            </w:pPr>
          </w:p>
          <w:p w14:paraId="377446C4" w14:textId="77777777" w:rsidR="00295BD6" w:rsidRDefault="00295BD6">
            <w:pPr>
              <w:pStyle w:val="TableContents"/>
              <w:jc w:val="center"/>
              <w:rPr>
                <w:sz w:val="18"/>
                <w:szCs w:val="18"/>
              </w:rPr>
            </w:pPr>
          </w:p>
          <w:p w14:paraId="02CBAEC4" w14:textId="77777777" w:rsidR="00295BD6" w:rsidRDefault="00295BD6">
            <w:pPr>
              <w:pStyle w:val="TableContents"/>
              <w:jc w:val="center"/>
              <w:rPr>
                <w:sz w:val="18"/>
                <w:szCs w:val="18"/>
              </w:rPr>
            </w:pPr>
          </w:p>
          <w:p w14:paraId="5AFC3559" w14:textId="77777777" w:rsidR="00295BD6" w:rsidRDefault="00295BD6">
            <w:pPr>
              <w:pStyle w:val="TableContents"/>
              <w:jc w:val="center"/>
              <w:rPr>
                <w:sz w:val="18"/>
                <w:szCs w:val="18"/>
              </w:rPr>
            </w:pPr>
          </w:p>
        </w:tc>
        <w:tc>
          <w:tcPr>
            <w:tcW w:w="1604" w:type="dxa"/>
          </w:tcPr>
          <w:p w14:paraId="18976E41" w14:textId="77777777" w:rsidR="00295BD6" w:rsidRDefault="00000000">
            <w:pPr>
              <w:pStyle w:val="TableContents"/>
              <w:jc w:val="center"/>
              <w:rPr>
                <w:sz w:val="20"/>
                <w:szCs w:val="20"/>
              </w:rPr>
            </w:pPr>
            <w:r>
              <w:rPr>
                <w:sz w:val="20"/>
                <w:szCs w:val="20"/>
              </w:rPr>
              <w:t>15k</w:t>
            </w:r>
          </w:p>
        </w:tc>
        <w:tc>
          <w:tcPr>
            <w:tcW w:w="1605" w:type="dxa"/>
          </w:tcPr>
          <w:p w14:paraId="046D72B5" w14:textId="77777777" w:rsidR="00295BD6" w:rsidRDefault="00295BD6">
            <w:pPr>
              <w:pStyle w:val="TableContents"/>
              <w:rPr>
                <w:sz w:val="20"/>
                <w:szCs w:val="20"/>
              </w:rPr>
            </w:pPr>
          </w:p>
        </w:tc>
      </w:tr>
      <w:tr w:rsidR="00295BD6" w14:paraId="6CAAC4F5" w14:textId="77777777" w:rsidTr="00295BD6">
        <w:trPr>
          <w:trHeight w:hRule="exact" w:val="504"/>
        </w:trPr>
        <w:tc>
          <w:tcPr>
            <w:tcW w:w="1710" w:type="dxa"/>
          </w:tcPr>
          <w:p w14:paraId="36A195FC" w14:textId="77777777" w:rsidR="00295BD6" w:rsidRDefault="00000000">
            <w:pPr>
              <w:pStyle w:val="TableContents"/>
              <w:jc w:val="center"/>
              <w:rPr>
                <w:sz w:val="18"/>
                <w:szCs w:val="18"/>
              </w:rPr>
            </w:pPr>
            <w:r>
              <w:rPr>
                <w:sz w:val="18"/>
                <w:szCs w:val="18"/>
              </w:rPr>
              <w:t>Computer scientist</w:t>
            </w:r>
          </w:p>
        </w:tc>
        <w:tc>
          <w:tcPr>
            <w:tcW w:w="1919" w:type="dxa"/>
          </w:tcPr>
          <w:p w14:paraId="7003C67A" w14:textId="77777777" w:rsidR="00295BD6" w:rsidRDefault="00000000">
            <w:pPr>
              <w:pStyle w:val="TableContents"/>
              <w:rPr>
                <w:sz w:val="18"/>
                <w:szCs w:val="18"/>
              </w:rPr>
            </w:pPr>
            <w:r>
              <w:rPr>
                <w:sz w:val="18"/>
                <w:szCs w:val="18"/>
              </w:rPr>
              <w:t>Maintenance git repository</w:t>
            </w:r>
          </w:p>
        </w:tc>
        <w:tc>
          <w:tcPr>
            <w:tcW w:w="1185" w:type="dxa"/>
          </w:tcPr>
          <w:p w14:paraId="5BE21FAB" w14:textId="77777777" w:rsidR="00295BD6" w:rsidRDefault="00000000">
            <w:pPr>
              <w:pStyle w:val="TableContents"/>
              <w:jc w:val="center"/>
              <w:rPr>
                <w:sz w:val="18"/>
                <w:szCs w:val="18"/>
              </w:rPr>
            </w:pPr>
            <w:r>
              <w:rPr>
                <w:sz w:val="18"/>
                <w:szCs w:val="18"/>
              </w:rPr>
              <w:t>Full year</w:t>
            </w:r>
          </w:p>
        </w:tc>
        <w:tc>
          <w:tcPr>
            <w:tcW w:w="1606" w:type="dxa"/>
          </w:tcPr>
          <w:p w14:paraId="0CE5CBF3" w14:textId="77777777" w:rsidR="00295BD6" w:rsidRDefault="00000000">
            <w:pPr>
              <w:pStyle w:val="TableContents"/>
              <w:jc w:val="center"/>
              <w:rPr>
                <w:sz w:val="18"/>
                <w:szCs w:val="18"/>
              </w:rPr>
            </w:pPr>
            <w:r>
              <w:rPr>
                <w:sz w:val="18"/>
                <w:szCs w:val="18"/>
              </w:rPr>
              <w:t>Hours</w:t>
            </w:r>
          </w:p>
        </w:tc>
        <w:tc>
          <w:tcPr>
            <w:tcW w:w="1604" w:type="dxa"/>
          </w:tcPr>
          <w:p w14:paraId="66CDE12C" w14:textId="77777777" w:rsidR="00295BD6" w:rsidRDefault="00000000">
            <w:pPr>
              <w:pStyle w:val="TableContents"/>
              <w:jc w:val="center"/>
              <w:rPr>
                <w:sz w:val="20"/>
                <w:szCs w:val="20"/>
              </w:rPr>
            </w:pPr>
            <w:r>
              <w:rPr>
                <w:sz w:val="20"/>
                <w:szCs w:val="20"/>
              </w:rPr>
              <w:t>3k</w:t>
            </w:r>
          </w:p>
        </w:tc>
        <w:tc>
          <w:tcPr>
            <w:tcW w:w="1605" w:type="dxa"/>
          </w:tcPr>
          <w:p w14:paraId="03444229" w14:textId="77777777" w:rsidR="00295BD6" w:rsidRDefault="00295BD6">
            <w:pPr>
              <w:pStyle w:val="TableContents"/>
              <w:rPr>
                <w:sz w:val="20"/>
                <w:szCs w:val="20"/>
              </w:rPr>
            </w:pPr>
          </w:p>
        </w:tc>
      </w:tr>
      <w:tr w:rsidR="00295BD6" w14:paraId="303EA4B4" w14:textId="77777777" w:rsidTr="00295BD6">
        <w:trPr>
          <w:trHeight w:hRule="exact" w:val="504"/>
        </w:trPr>
        <w:tc>
          <w:tcPr>
            <w:tcW w:w="1710" w:type="dxa"/>
          </w:tcPr>
          <w:p w14:paraId="6E52CF55" w14:textId="77777777" w:rsidR="00295BD6" w:rsidRDefault="00000000">
            <w:pPr>
              <w:pStyle w:val="TableContents"/>
              <w:jc w:val="center"/>
              <w:rPr>
                <w:sz w:val="18"/>
                <w:szCs w:val="18"/>
              </w:rPr>
            </w:pPr>
            <w:r>
              <w:rPr>
                <w:sz w:val="18"/>
                <w:szCs w:val="18"/>
              </w:rPr>
              <w:t>Computer scientist</w:t>
            </w:r>
          </w:p>
        </w:tc>
        <w:tc>
          <w:tcPr>
            <w:tcW w:w="1919" w:type="dxa"/>
          </w:tcPr>
          <w:p w14:paraId="79E8E909" w14:textId="77777777" w:rsidR="00295BD6" w:rsidRDefault="00000000">
            <w:pPr>
              <w:pStyle w:val="TableContents"/>
              <w:rPr>
                <w:sz w:val="18"/>
                <w:szCs w:val="18"/>
              </w:rPr>
            </w:pPr>
            <w:r>
              <w:rPr>
                <w:sz w:val="18"/>
                <w:szCs w:val="18"/>
              </w:rPr>
              <w:t>Interface for knowledge transfer</w:t>
            </w:r>
          </w:p>
        </w:tc>
        <w:tc>
          <w:tcPr>
            <w:tcW w:w="1185" w:type="dxa"/>
          </w:tcPr>
          <w:p w14:paraId="7740F387" w14:textId="77777777" w:rsidR="00295BD6" w:rsidRDefault="00000000">
            <w:pPr>
              <w:pStyle w:val="TableContents"/>
              <w:jc w:val="center"/>
              <w:rPr>
                <w:sz w:val="18"/>
                <w:szCs w:val="18"/>
              </w:rPr>
            </w:pPr>
            <w:r>
              <w:rPr>
                <w:sz w:val="18"/>
                <w:szCs w:val="18"/>
              </w:rPr>
              <w:t>4 months</w:t>
            </w:r>
          </w:p>
        </w:tc>
        <w:tc>
          <w:tcPr>
            <w:tcW w:w="1606" w:type="dxa"/>
          </w:tcPr>
          <w:p w14:paraId="11CB8C97" w14:textId="77777777" w:rsidR="00295BD6" w:rsidRDefault="00000000">
            <w:pPr>
              <w:pStyle w:val="TableContents"/>
              <w:jc w:val="center"/>
              <w:rPr>
                <w:sz w:val="18"/>
                <w:szCs w:val="18"/>
              </w:rPr>
            </w:pPr>
            <w:r>
              <w:rPr>
                <w:sz w:val="18"/>
                <w:szCs w:val="18"/>
              </w:rPr>
              <w:t>Hours</w:t>
            </w:r>
          </w:p>
        </w:tc>
        <w:tc>
          <w:tcPr>
            <w:tcW w:w="1604" w:type="dxa"/>
          </w:tcPr>
          <w:p w14:paraId="48DD2AC9" w14:textId="77777777" w:rsidR="00295BD6" w:rsidRDefault="00000000">
            <w:pPr>
              <w:pStyle w:val="TableContents"/>
              <w:jc w:val="center"/>
              <w:rPr>
                <w:sz w:val="20"/>
                <w:szCs w:val="20"/>
              </w:rPr>
            </w:pPr>
            <w:r>
              <w:rPr>
                <w:sz w:val="20"/>
                <w:szCs w:val="20"/>
              </w:rPr>
              <w:t>10k</w:t>
            </w:r>
          </w:p>
        </w:tc>
        <w:tc>
          <w:tcPr>
            <w:tcW w:w="1605" w:type="dxa"/>
          </w:tcPr>
          <w:p w14:paraId="67BF481E" w14:textId="77777777" w:rsidR="00295BD6" w:rsidRDefault="00295BD6">
            <w:pPr>
              <w:pStyle w:val="TableContents"/>
              <w:rPr>
                <w:sz w:val="20"/>
                <w:szCs w:val="20"/>
              </w:rPr>
            </w:pPr>
          </w:p>
        </w:tc>
      </w:tr>
      <w:tr w:rsidR="00295BD6" w14:paraId="0050225F" w14:textId="77777777" w:rsidTr="00295BD6">
        <w:trPr>
          <w:trHeight w:hRule="exact" w:val="504"/>
        </w:trPr>
        <w:tc>
          <w:tcPr>
            <w:tcW w:w="1710" w:type="dxa"/>
          </w:tcPr>
          <w:p w14:paraId="6E416641" w14:textId="77777777" w:rsidR="00295BD6" w:rsidRDefault="00000000">
            <w:pPr>
              <w:pStyle w:val="TableContents"/>
              <w:jc w:val="center"/>
              <w:rPr>
                <w:sz w:val="18"/>
                <w:szCs w:val="18"/>
              </w:rPr>
            </w:pPr>
            <w:r>
              <w:rPr>
                <w:sz w:val="18"/>
                <w:szCs w:val="18"/>
              </w:rPr>
              <w:t>Computer scientist</w:t>
            </w:r>
          </w:p>
        </w:tc>
        <w:tc>
          <w:tcPr>
            <w:tcW w:w="1919" w:type="dxa"/>
          </w:tcPr>
          <w:p w14:paraId="5DFCB5C9" w14:textId="77777777" w:rsidR="00295BD6" w:rsidRDefault="00000000">
            <w:pPr>
              <w:pStyle w:val="TableContents"/>
              <w:rPr>
                <w:sz w:val="18"/>
                <w:szCs w:val="18"/>
              </w:rPr>
            </w:pPr>
            <w:r>
              <w:rPr>
                <w:sz w:val="18"/>
                <w:szCs w:val="18"/>
              </w:rPr>
              <w:t xml:space="preserve"> Simulations, numerical analysis, robustness scenarios</w:t>
            </w:r>
          </w:p>
        </w:tc>
        <w:tc>
          <w:tcPr>
            <w:tcW w:w="1185" w:type="dxa"/>
          </w:tcPr>
          <w:p w14:paraId="42D6C8B2" w14:textId="77777777" w:rsidR="00295BD6" w:rsidRDefault="00000000">
            <w:pPr>
              <w:pStyle w:val="TableContents"/>
              <w:jc w:val="center"/>
              <w:rPr>
                <w:sz w:val="18"/>
                <w:szCs w:val="18"/>
              </w:rPr>
            </w:pPr>
            <w:r>
              <w:rPr>
                <w:sz w:val="18"/>
                <w:szCs w:val="18"/>
              </w:rPr>
              <w:t>5 months</w:t>
            </w:r>
          </w:p>
        </w:tc>
        <w:tc>
          <w:tcPr>
            <w:tcW w:w="1606" w:type="dxa"/>
          </w:tcPr>
          <w:p w14:paraId="44DE24FD" w14:textId="77777777" w:rsidR="00295BD6" w:rsidRDefault="00000000">
            <w:pPr>
              <w:pStyle w:val="TableContents"/>
              <w:jc w:val="center"/>
              <w:rPr>
                <w:sz w:val="18"/>
                <w:szCs w:val="18"/>
              </w:rPr>
            </w:pPr>
            <w:r>
              <w:rPr>
                <w:sz w:val="18"/>
                <w:szCs w:val="18"/>
              </w:rPr>
              <w:t>Hours</w:t>
            </w:r>
          </w:p>
        </w:tc>
        <w:tc>
          <w:tcPr>
            <w:tcW w:w="1604" w:type="dxa"/>
          </w:tcPr>
          <w:p w14:paraId="193DCCF6" w14:textId="77777777" w:rsidR="00295BD6" w:rsidRDefault="00000000">
            <w:pPr>
              <w:pStyle w:val="TableContents"/>
              <w:jc w:val="center"/>
              <w:rPr>
                <w:sz w:val="20"/>
                <w:szCs w:val="20"/>
              </w:rPr>
            </w:pPr>
            <w:r>
              <w:rPr>
                <w:sz w:val="20"/>
                <w:szCs w:val="20"/>
              </w:rPr>
              <w:t>12k</w:t>
            </w:r>
          </w:p>
        </w:tc>
        <w:tc>
          <w:tcPr>
            <w:tcW w:w="1605" w:type="dxa"/>
          </w:tcPr>
          <w:p w14:paraId="72ECC50B" w14:textId="77777777" w:rsidR="00295BD6" w:rsidRDefault="00295BD6">
            <w:pPr>
              <w:pStyle w:val="TableContents"/>
              <w:rPr>
                <w:sz w:val="20"/>
                <w:szCs w:val="20"/>
              </w:rPr>
            </w:pPr>
          </w:p>
        </w:tc>
      </w:tr>
      <w:tr w:rsidR="00295BD6" w14:paraId="56BDEFF8" w14:textId="77777777" w:rsidTr="00295BD6">
        <w:trPr>
          <w:trHeight w:hRule="exact" w:val="504"/>
        </w:trPr>
        <w:tc>
          <w:tcPr>
            <w:tcW w:w="1710" w:type="dxa"/>
          </w:tcPr>
          <w:p w14:paraId="1D43553B" w14:textId="77777777" w:rsidR="00295BD6" w:rsidRDefault="00000000">
            <w:pPr>
              <w:pStyle w:val="TableContents"/>
              <w:jc w:val="center"/>
              <w:rPr>
                <w:sz w:val="18"/>
                <w:szCs w:val="18"/>
              </w:rPr>
            </w:pPr>
            <w:r>
              <w:rPr>
                <w:sz w:val="18"/>
                <w:szCs w:val="18"/>
              </w:rPr>
              <w:t>Data analysis</w:t>
            </w:r>
          </w:p>
        </w:tc>
        <w:tc>
          <w:tcPr>
            <w:tcW w:w="1919" w:type="dxa"/>
          </w:tcPr>
          <w:p w14:paraId="3B296D2F" w14:textId="77777777" w:rsidR="00295BD6" w:rsidRDefault="00000000">
            <w:pPr>
              <w:pStyle w:val="TableContents"/>
              <w:rPr>
                <w:sz w:val="18"/>
                <w:szCs w:val="18"/>
              </w:rPr>
            </w:pPr>
            <w:r>
              <w:rPr>
                <w:sz w:val="18"/>
                <w:szCs w:val="18"/>
              </w:rPr>
              <w:t>Data analytics, pattern detection, robustness</w:t>
            </w:r>
          </w:p>
        </w:tc>
        <w:tc>
          <w:tcPr>
            <w:tcW w:w="1185" w:type="dxa"/>
          </w:tcPr>
          <w:p w14:paraId="3F4E8781" w14:textId="77777777" w:rsidR="00295BD6" w:rsidRDefault="00000000">
            <w:pPr>
              <w:pStyle w:val="TableContents"/>
              <w:jc w:val="center"/>
              <w:rPr>
                <w:sz w:val="18"/>
                <w:szCs w:val="18"/>
              </w:rPr>
            </w:pPr>
            <w:r>
              <w:rPr>
                <w:sz w:val="18"/>
                <w:szCs w:val="18"/>
              </w:rPr>
              <w:t>5 months</w:t>
            </w:r>
          </w:p>
        </w:tc>
        <w:tc>
          <w:tcPr>
            <w:tcW w:w="1606" w:type="dxa"/>
          </w:tcPr>
          <w:p w14:paraId="42B13B20" w14:textId="77777777" w:rsidR="00295BD6" w:rsidRDefault="00000000">
            <w:pPr>
              <w:pStyle w:val="TableContents"/>
              <w:jc w:val="center"/>
              <w:rPr>
                <w:sz w:val="18"/>
                <w:szCs w:val="18"/>
              </w:rPr>
            </w:pPr>
            <w:r>
              <w:rPr>
                <w:sz w:val="18"/>
                <w:szCs w:val="18"/>
              </w:rPr>
              <w:t>Hours</w:t>
            </w:r>
          </w:p>
        </w:tc>
        <w:tc>
          <w:tcPr>
            <w:tcW w:w="1604" w:type="dxa"/>
          </w:tcPr>
          <w:p w14:paraId="24361D9B" w14:textId="77777777" w:rsidR="00295BD6" w:rsidRDefault="00000000">
            <w:pPr>
              <w:pStyle w:val="TableContents"/>
              <w:jc w:val="center"/>
              <w:rPr>
                <w:sz w:val="18"/>
                <w:szCs w:val="18"/>
              </w:rPr>
            </w:pPr>
            <w:r>
              <w:rPr>
                <w:sz w:val="18"/>
                <w:szCs w:val="18"/>
              </w:rPr>
              <w:t>12k</w:t>
            </w:r>
          </w:p>
        </w:tc>
        <w:tc>
          <w:tcPr>
            <w:tcW w:w="1605" w:type="dxa"/>
          </w:tcPr>
          <w:p w14:paraId="4B1A9B20" w14:textId="77777777" w:rsidR="00295BD6" w:rsidRDefault="00295BD6">
            <w:pPr>
              <w:pStyle w:val="TableContents"/>
              <w:rPr>
                <w:sz w:val="18"/>
                <w:szCs w:val="18"/>
              </w:rPr>
            </w:pPr>
          </w:p>
        </w:tc>
      </w:tr>
      <w:tr w:rsidR="00295BD6" w14:paraId="48C96CC8" w14:textId="77777777" w:rsidTr="00295BD6">
        <w:trPr>
          <w:trHeight w:hRule="exact" w:val="504"/>
        </w:trPr>
        <w:tc>
          <w:tcPr>
            <w:tcW w:w="1710" w:type="dxa"/>
          </w:tcPr>
          <w:p w14:paraId="4FABD2A9" w14:textId="77777777" w:rsidR="00295BD6" w:rsidRDefault="00000000">
            <w:pPr>
              <w:pStyle w:val="TableContents"/>
              <w:jc w:val="center"/>
              <w:rPr>
                <w:sz w:val="18"/>
                <w:szCs w:val="18"/>
              </w:rPr>
            </w:pPr>
            <w:r>
              <w:rPr>
                <w:sz w:val="18"/>
                <w:szCs w:val="18"/>
              </w:rPr>
              <w:t>Modeling</w:t>
            </w:r>
          </w:p>
        </w:tc>
        <w:tc>
          <w:tcPr>
            <w:tcW w:w="1919" w:type="dxa"/>
          </w:tcPr>
          <w:p w14:paraId="0DBD87DF" w14:textId="77777777" w:rsidR="00295BD6" w:rsidRDefault="00000000">
            <w:pPr>
              <w:pStyle w:val="TableContents"/>
              <w:rPr>
                <w:sz w:val="18"/>
                <w:szCs w:val="18"/>
              </w:rPr>
            </w:pPr>
            <w:r>
              <w:rPr>
                <w:sz w:val="18"/>
                <w:szCs w:val="18"/>
              </w:rPr>
              <w:t>Server setup, parallel computing</w:t>
            </w:r>
          </w:p>
        </w:tc>
        <w:tc>
          <w:tcPr>
            <w:tcW w:w="1185" w:type="dxa"/>
          </w:tcPr>
          <w:p w14:paraId="3B122DC2" w14:textId="77777777" w:rsidR="00295BD6" w:rsidRDefault="00000000">
            <w:pPr>
              <w:pStyle w:val="TableContents"/>
              <w:jc w:val="center"/>
              <w:rPr>
                <w:sz w:val="18"/>
                <w:szCs w:val="18"/>
              </w:rPr>
            </w:pPr>
            <w:r>
              <w:rPr>
                <w:sz w:val="18"/>
                <w:szCs w:val="18"/>
              </w:rPr>
              <w:t>2 months</w:t>
            </w:r>
          </w:p>
        </w:tc>
        <w:tc>
          <w:tcPr>
            <w:tcW w:w="1606" w:type="dxa"/>
          </w:tcPr>
          <w:p w14:paraId="43724AB6" w14:textId="77777777" w:rsidR="00295BD6" w:rsidRDefault="00000000">
            <w:pPr>
              <w:pStyle w:val="TableContents"/>
              <w:jc w:val="center"/>
              <w:rPr>
                <w:sz w:val="18"/>
                <w:szCs w:val="18"/>
              </w:rPr>
            </w:pPr>
            <w:r>
              <w:rPr>
                <w:sz w:val="18"/>
                <w:szCs w:val="18"/>
              </w:rPr>
              <w:t>Hours</w:t>
            </w:r>
          </w:p>
        </w:tc>
        <w:tc>
          <w:tcPr>
            <w:tcW w:w="1604" w:type="dxa"/>
          </w:tcPr>
          <w:p w14:paraId="12A8FCCA" w14:textId="77777777" w:rsidR="00295BD6" w:rsidRDefault="00000000">
            <w:pPr>
              <w:pStyle w:val="TableContents"/>
              <w:jc w:val="center"/>
              <w:rPr>
                <w:sz w:val="18"/>
                <w:szCs w:val="18"/>
              </w:rPr>
            </w:pPr>
            <w:r>
              <w:rPr>
                <w:sz w:val="18"/>
                <w:szCs w:val="18"/>
              </w:rPr>
              <w:t>1k</w:t>
            </w:r>
          </w:p>
        </w:tc>
        <w:tc>
          <w:tcPr>
            <w:tcW w:w="1605" w:type="dxa"/>
          </w:tcPr>
          <w:p w14:paraId="77F68E99" w14:textId="77777777" w:rsidR="00295BD6" w:rsidRDefault="00295BD6">
            <w:pPr>
              <w:pStyle w:val="TableContents"/>
              <w:rPr>
                <w:sz w:val="18"/>
                <w:szCs w:val="18"/>
              </w:rPr>
            </w:pPr>
          </w:p>
        </w:tc>
      </w:tr>
      <w:tr w:rsidR="00295BD6" w14:paraId="2118533E" w14:textId="77777777" w:rsidTr="00295BD6">
        <w:trPr>
          <w:trHeight w:hRule="exact" w:val="504"/>
        </w:trPr>
        <w:tc>
          <w:tcPr>
            <w:tcW w:w="1710" w:type="dxa"/>
          </w:tcPr>
          <w:p w14:paraId="725F0F64" w14:textId="77777777" w:rsidR="00295BD6" w:rsidRDefault="00000000">
            <w:pPr>
              <w:pStyle w:val="TableContents"/>
              <w:jc w:val="center"/>
              <w:rPr>
                <w:b/>
                <w:bCs/>
                <w:sz w:val="20"/>
                <w:szCs w:val="20"/>
              </w:rPr>
            </w:pPr>
            <w:r>
              <w:rPr>
                <w:b/>
                <w:bCs/>
                <w:sz w:val="20"/>
                <w:szCs w:val="20"/>
              </w:rPr>
              <w:t>TOTAL</w:t>
            </w:r>
          </w:p>
        </w:tc>
        <w:tc>
          <w:tcPr>
            <w:tcW w:w="1919" w:type="dxa"/>
          </w:tcPr>
          <w:p w14:paraId="43DE6E42" w14:textId="77777777" w:rsidR="00295BD6" w:rsidRDefault="00295BD6">
            <w:pPr>
              <w:pStyle w:val="TableContents"/>
              <w:jc w:val="center"/>
              <w:rPr>
                <w:b/>
                <w:bCs/>
                <w:sz w:val="20"/>
                <w:szCs w:val="20"/>
              </w:rPr>
            </w:pPr>
          </w:p>
        </w:tc>
        <w:tc>
          <w:tcPr>
            <w:tcW w:w="1185" w:type="dxa"/>
          </w:tcPr>
          <w:p w14:paraId="4738A86D" w14:textId="77777777" w:rsidR="00295BD6" w:rsidRDefault="00000000">
            <w:pPr>
              <w:pStyle w:val="TableContents"/>
              <w:jc w:val="center"/>
              <w:rPr>
                <w:b/>
                <w:bCs/>
                <w:sz w:val="20"/>
                <w:szCs w:val="20"/>
              </w:rPr>
            </w:pPr>
            <w:r>
              <w:rPr>
                <w:b/>
                <w:bCs/>
                <w:sz w:val="20"/>
                <w:szCs w:val="20"/>
              </w:rPr>
              <w:t>1 year</w:t>
            </w:r>
          </w:p>
        </w:tc>
        <w:tc>
          <w:tcPr>
            <w:tcW w:w="1606" w:type="dxa"/>
          </w:tcPr>
          <w:p w14:paraId="63A23E41" w14:textId="77777777" w:rsidR="00295BD6" w:rsidRDefault="00000000">
            <w:pPr>
              <w:pStyle w:val="TableContents"/>
              <w:jc w:val="center"/>
              <w:rPr>
                <w:b/>
                <w:bCs/>
                <w:sz w:val="20"/>
                <w:szCs w:val="20"/>
              </w:rPr>
            </w:pPr>
            <w:r>
              <w:rPr>
                <w:b/>
                <w:bCs/>
                <w:sz w:val="20"/>
                <w:szCs w:val="20"/>
              </w:rPr>
              <w:t>Total hours</w:t>
            </w:r>
          </w:p>
        </w:tc>
        <w:tc>
          <w:tcPr>
            <w:tcW w:w="1604" w:type="dxa"/>
          </w:tcPr>
          <w:p w14:paraId="623B2997" w14:textId="77777777" w:rsidR="00295BD6" w:rsidRDefault="00000000">
            <w:pPr>
              <w:pStyle w:val="TableContents"/>
              <w:jc w:val="center"/>
              <w:rPr>
                <w:b/>
                <w:bCs/>
                <w:sz w:val="20"/>
                <w:szCs w:val="20"/>
              </w:rPr>
            </w:pPr>
            <w:r>
              <w:rPr>
                <w:b/>
                <w:bCs/>
                <w:sz w:val="20"/>
                <w:szCs w:val="20"/>
              </w:rPr>
              <w:t>53k</w:t>
            </w:r>
          </w:p>
        </w:tc>
        <w:tc>
          <w:tcPr>
            <w:tcW w:w="1605" w:type="dxa"/>
          </w:tcPr>
          <w:p w14:paraId="12B767DD" w14:textId="77777777" w:rsidR="00295BD6" w:rsidRDefault="00295BD6">
            <w:pPr>
              <w:pStyle w:val="TableContents"/>
              <w:jc w:val="center"/>
              <w:rPr>
                <w:b/>
                <w:bCs/>
                <w:sz w:val="20"/>
                <w:szCs w:val="20"/>
              </w:rPr>
            </w:pPr>
          </w:p>
        </w:tc>
      </w:tr>
    </w:tbl>
    <w:p w14:paraId="3D3E2FB7" w14:textId="77777777" w:rsidR="00295BD6" w:rsidRDefault="00295BD6"/>
    <w:tbl>
      <w:tblPr>
        <w:tblStyle w:val="Table"/>
        <w:tblW w:w="7554" w:type="dxa"/>
        <w:tblInd w:w="-68" w:type="dxa"/>
        <w:tblLayout w:type="fixed"/>
        <w:tblLook w:val="04A0" w:firstRow="1" w:lastRow="0" w:firstColumn="1" w:lastColumn="0" w:noHBand="0" w:noVBand="1"/>
      </w:tblPr>
      <w:tblGrid>
        <w:gridCol w:w="2964"/>
        <w:gridCol w:w="361"/>
        <w:gridCol w:w="308"/>
        <w:gridCol w:w="343"/>
        <w:gridCol w:w="343"/>
        <w:gridCol w:w="344"/>
        <w:gridCol w:w="343"/>
        <w:gridCol w:w="343"/>
        <w:gridCol w:w="344"/>
        <w:gridCol w:w="361"/>
        <w:gridCol w:w="434"/>
        <w:gridCol w:w="524"/>
        <w:gridCol w:w="542"/>
      </w:tblGrid>
      <w:tr w:rsidR="00295BD6" w14:paraId="6BECC198" w14:textId="77777777" w:rsidTr="00295BD6">
        <w:trPr>
          <w:cnfStyle w:val="100000000000" w:firstRow="1" w:lastRow="0" w:firstColumn="0" w:lastColumn="0" w:oddVBand="0" w:evenVBand="0" w:oddHBand="0" w:evenHBand="0" w:firstRowFirstColumn="0" w:firstRowLastColumn="0" w:lastRowFirstColumn="0" w:lastRowLastColumn="0"/>
          <w:trHeight w:hRule="exact" w:val="227"/>
        </w:trPr>
        <w:tc>
          <w:tcPr>
            <w:tcW w:w="2964" w:type="dxa"/>
            <w:vMerge w:val="restart"/>
            <w:shd w:val="clear" w:color="auto" w:fill="auto"/>
            <w:vAlign w:val="center"/>
          </w:tcPr>
          <w:p w14:paraId="15B9502E" w14:textId="77777777" w:rsidR="00295BD6" w:rsidRDefault="00000000">
            <w:pPr>
              <w:widowControl w:val="0"/>
              <w:snapToGrid w:val="0"/>
              <w:spacing w:after="0"/>
              <w:rPr>
                <w:b/>
                <w:i/>
                <w:iCs/>
                <w:sz w:val="18"/>
                <w:szCs w:val="18"/>
              </w:rPr>
            </w:pPr>
            <w:r>
              <w:rPr>
                <w:b/>
                <w:i/>
                <w:iCs/>
                <w:sz w:val="18"/>
                <w:szCs w:val="18"/>
              </w:rPr>
              <w:t>Objective</w:t>
            </w:r>
            <w:r>
              <w:rPr>
                <w:b/>
                <w:sz w:val="18"/>
                <w:szCs w:val="18"/>
              </w:rPr>
              <w:t>/activity</w:t>
            </w:r>
          </w:p>
        </w:tc>
        <w:tc>
          <w:tcPr>
            <w:tcW w:w="4590" w:type="dxa"/>
            <w:gridSpan w:val="12"/>
            <w:shd w:val="clear" w:color="auto" w:fill="auto"/>
            <w:vAlign w:val="center"/>
          </w:tcPr>
          <w:p w14:paraId="0145C03E" w14:textId="77777777" w:rsidR="00295BD6" w:rsidRDefault="00000000">
            <w:pPr>
              <w:widowControl w:val="0"/>
              <w:snapToGrid w:val="0"/>
              <w:spacing w:after="0"/>
              <w:jc w:val="center"/>
              <w:rPr>
                <w:b/>
                <w:sz w:val="18"/>
                <w:szCs w:val="18"/>
              </w:rPr>
            </w:pPr>
            <w:r>
              <w:rPr>
                <w:b/>
                <w:sz w:val="18"/>
                <w:szCs w:val="18"/>
              </w:rPr>
              <w:t>Month</w:t>
            </w:r>
          </w:p>
        </w:tc>
      </w:tr>
      <w:tr w:rsidR="00295BD6" w14:paraId="317813ED" w14:textId="77777777" w:rsidTr="00295BD6">
        <w:trPr>
          <w:trHeight w:hRule="exact" w:val="227"/>
        </w:trPr>
        <w:tc>
          <w:tcPr>
            <w:tcW w:w="2964" w:type="dxa"/>
            <w:vMerge/>
            <w:shd w:val="clear" w:color="auto" w:fill="auto"/>
            <w:vAlign w:val="center"/>
          </w:tcPr>
          <w:p w14:paraId="74CBD176" w14:textId="77777777" w:rsidR="00295BD6" w:rsidRDefault="00295BD6">
            <w:pPr>
              <w:widowControl w:val="0"/>
              <w:snapToGrid w:val="0"/>
              <w:spacing w:after="0"/>
              <w:jc w:val="center"/>
              <w:rPr>
                <w:b/>
                <w:sz w:val="18"/>
                <w:szCs w:val="18"/>
              </w:rPr>
            </w:pPr>
          </w:p>
        </w:tc>
        <w:tc>
          <w:tcPr>
            <w:tcW w:w="361" w:type="dxa"/>
            <w:shd w:val="clear" w:color="auto" w:fill="auto"/>
            <w:vAlign w:val="center"/>
          </w:tcPr>
          <w:p w14:paraId="4A2FA12A" w14:textId="77777777" w:rsidR="00295BD6" w:rsidRDefault="00000000">
            <w:pPr>
              <w:widowControl w:val="0"/>
              <w:snapToGrid w:val="0"/>
              <w:spacing w:after="0"/>
              <w:jc w:val="center"/>
              <w:rPr>
                <w:b/>
                <w:sz w:val="18"/>
                <w:szCs w:val="18"/>
              </w:rPr>
            </w:pPr>
            <w:r>
              <w:rPr>
                <w:b/>
                <w:sz w:val="18"/>
                <w:szCs w:val="18"/>
              </w:rPr>
              <w:t>1</w:t>
            </w:r>
          </w:p>
        </w:tc>
        <w:tc>
          <w:tcPr>
            <w:tcW w:w="308" w:type="dxa"/>
            <w:shd w:val="clear" w:color="auto" w:fill="auto"/>
            <w:vAlign w:val="center"/>
          </w:tcPr>
          <w:p w14:paraId="2046A77E" w14:textId="77777777" w:rsidR="00295BD6" w:rsidRDefault="00000000">
            <w:pPr>
              <w:widowControl w:val="0"/>
              <w:snapToGrid w:val="0"/>
              <w:spacing w:after="0"/>
              <w:jc w:val="center"/>
              <w:rPr>
                <w:b/>
                <w:sz w:val="18"/>
                <w:szCs w:val="18"/>
              </w:rPr>
            </w:pPr>
            <w:r>
              <w:rPr>
                <w:b/>
                <w:sz w:val="18"/>
                <w:szCs w:val="18"/>
              </w:rPr>
              <w:t>2</w:t>
            </w:r>
          </w:p>
        </w:tc>
        <w:tc>
          <w:tcPr>
            <w:tcW w:w="343" w:type="dxa"/>
            <w:shd w:val="clear" w:color="auto" w:fill="auto"/>
            <w:vAlign w:val="center"/>
          </w:tcPr>
          <w:p w14:paraId="51946171" w14:textId="77777777" w:rsidR="00295BD6" w:rsidRDefault="00000000">
            <w:pPr>
              <w:widowControl w:val="0"/>
              <w:snapToGrid w:val="0"/>
              <w:spacing w:after="0"/>
              <w:jc w:val="center"/>
              <w:rPr>
                <w:b/>
                <w:sz w:val="18"/>
                <w:szCs w:val="18"/>
              </w:rPr>
            </w:pPr>
            <w:r>
              <w:rPr>
                <w:b/>
                <w:sz w:val="18"/>
                <w:szCs w:val="18"/>
              </w:rPr>
              <w:t>3</w:t>
            </w:r>
          </w:p>
        </w:tc>
        <w:tc>
          <w:tcPr>
            <w:tcW w:w="343" w:type="dxa"/>
            <w:shd w:val="clear" w:color="auto" w:fill="auto"/>
            <w:vAlign w:val="center"/>
          </w:tcPr>
          <w:p w14:paraId="446B0FA1" w14:textId="77777777" w:rsidR="00295BD6" w:rsidRDefault="00000000">
            <w:pPr>
              <w:widowControl w:val="0"/>
              <w:snapToGrid w:val="0"/>
              <w:spacing w:after="0"/>
              <w:jc w:val="center"/>
              <w:rPr>
                <w:b/>
                <w:sz w:val="18"/>
                <w:szCs w:val="18"/>
              </w:rPr>
            </w:pPr>
            <w:r>
              <w:rPr>
                <w:b/>
                <w:sz w:val="18"/>
                <w:szCs w:val="18"/>
              </w:rPr>
              <w:t>4</w:t>
            </w:r>
          </w:p>
        </w:tc>
        <w:tc>
          <w:tcPr>
            <w:tcW w:w="344" w:type="dxa"/>
            <w:shd w:val="clear" w:color="auto" w:fill="auto"/>
            <w:vAlign w:val="center"/>
          </w:tcPr>
          <w:p w14:paraId="5A437CB0" w14:textId="77777777" w:rsidR="00295BD6" w:rsidRDefault="00000000">
            <w:pPr>
              <w:widowControl w:val="0"/>
              <w:snapToGrid w:val="0"/>
              <w:spacing w:after="0"/>
              <w:jc w:val="center"/>
              <w:rPr>
                <w:b/>
                <w:sz w:val="18"/>
                <w:szCs w:val="18"/>
              </w:rPr>
            </w:pPr>
            <w:r>
              <w:rPr>
                <w:b/>
                <w:sz w:val="18"/>
                <w:szCs w:val="18"/>
              </w:rPr>
              <w:t>5</w:t>
            </w:r>
          </w:p>
        </w:tc>
        <w:tc>
          <w:tcPr>
            <w:tcW w:w="343" w:type="dxa"/>
            <w:shd w:val="clear" w:color="auto" w:fill="auto"/>
            <w:vAlign w:val="center"/>
          </w:tcPr>
          <w:p w14:paraId="6A1346AC" w14:textId="77777777" w:rsidR="00295BD6" w:rsidRDefault="00000000">
            <w:pPr>
              <w:widowControl w:val="0"/>
              <w:snapToGrid w:val="0"/>
              <w:spacing w:after="0"/>
              <w:jc w:val="center"/>
              <w:rPr>
                <w:b/>
                <w:sz w:val="18"/>
                <w:szCs w:val="18"/>
              </w:rPr>
            </w:pPr>
            <w:r>
              <w:rPr>
                <w:b/>
                <w:sz w:val="18"/>
                <w:szCs w:val="18"/>
              </w:rPr>
              <w:t>6</w:t>
            </w:r>
          </w:p>
        </w:tc>
        <w:tc>
          <w:tcPr>
            <w:tcW w:w="343" w:type="dxa"/>
            <w:shd w:val="clear" w:color="auto" w:fill="auto"/>
            <w:vAlign w:val="center"/>
          </w:tcPr>
          <w:p w14:paraId="008B336B" w14:textId="77777777" w:rsidR="00295BD6" w:rsidRDefault="00000000">
            <w:pPr>
              <w:widowControl w:val="0"/>
              <w:snapToGrid w:val="0"/>
              <w:spacing w:after="0"/>
              <w:jc w:val="center"/>
              <w:rPr>
                <w:b/>
                <w:sz w:val="18"/>
                <w:szCs w:val="18"/>
              </w:rPr>
            </w:pPr>
            <w:r>
              <w:rPr>
                <w:b/>
                <w:sz w:val="18"/>
                <w:szCs w:val="18"/>
              </w:rPr>
              <w:t>7</w:t>
            </w:r>
          </w:p>
        </w:tc>
        <w:tc>
          <w:tcPr>
            <w:tcW w:w="344" w:type="dxa"/>
            <w:shd w:val="clear" w:color="auto" w:fill="auto"/>
            <w:vAlign w:val="center"/>
          </w:tcPr>
          <w:p w14:paraId="774037CE" w14:textId="77777777" w:rsidR="00295BD6" w:rsidRDefault="00000000">
            <w:pPr>
              <w:widowControl w:val="0"/>
              <w:snapToGrid w:val="0"/>
              <w:spacing w:after="0"/>
              <w:jc w:val="center"/>
              <w:rPr>
                <w:b/>
                <w:sz w:val="18"/>
                <w:szCs w:val="18"/>
              </w:rPr>
            </w:pPr>
            <w:r>
              <w:rPr>
                <w:b/>
                <w:sz w:val="18"/>
                <w:szCs w:val="18"/>
              </w:rPr>
              <w:t>8</w:t>
            </w:r>
          </w:p>
        </w:tc>
        <w:tc>
          <w:tcPr>
            <w:tcW w:w="361" w:type="dxa"/>
            <w:tcBorders>
              <w:right w:val="nil"/>
            </w:tcBorders>
            <w:shd w:val="clear" w:color="auto" w:fill="auto"/>
            <w:vAlign w:val="center"/>
          </w:tcPr>
          <w:p w14:paraId="75A9D2EB" w14:textId="77777777" w:rsidR="00295BD6" w:rsidRDefault="00000000">
            <w:pPr>
              <w:widowControl w:val="0"/>
              <w:snapToGrid w:val="0"/>
              <w:spacing w:after="0"/>
              <w:jc w:val="center"/>
              <w:rPr>
                <w:b/>
                <w:sz w:val="18"/>
                <w:szCs w:val="18"/>
              </w:rPr>
            </w:pPr>
            <w:r>
              <w:rPr>
                <w:b/>
                <w:sz w:val="18"/>
                <w:szCs w:val="18"/>
              </w:rPr>
              <w:t>9</w:t>
            </w:r>
          </w:p>
        </w:tc>
        <w:tc>
          <w:tcPr>
            <w:tcW w:w="434" w:type="dxa"/>
            <w:tcBorders>
              <w:right w:val="nil"/>
            </w:tcBorders>
            <w:shd w:val="clear" w:color="auto" w:fill="auto"/>
            <w:vAlign w:val="center"/>
          </w:tcPr>
          <w:p w14:paraId="0F0D7B22" w14:textId="77777777" w:rsidR="00295BD6" w:rsidRDefault="00000000">
            <w:pPr>
              <w:widowControl w:val="0"/>
              <w:snapToGrid w:val="0"/>
              <w:spacing w:after="0"/>
              <w:jc w:val="center"/>
              <w:rPr>
                <w:b/>
                <w:sz w:val="18"/>
                <w:szCs w:val="18"/>
              </w:rPr>
            </w:pPr>
            <w:r>
              <w:rPr>
                <w:b/>
                <w:sz w:val="18"/>
                <w:szCs w:val="18"/>
              </w:rPr>
              <w:t>10</w:t>
            </w:r>
          </w:p>
        </w:tc>
        <w:tc>
          <w:tcPr>
            <w:tcW w:w="524" w:type="dxa"/>
            <w:tcBorders>
              <w:right w:val="nil"/>
            </w:tcBorders>
            <w:shd w:val="clear" w:color="auto" w:fill="auto"/>
            <w:vAlign w:val="center"/>
          </w:tcPr>
          <w:p w14:paraId="13398146" w14:textId="77777777" w:rsidR="00295BD6" w:rsidRDefault="00000000">
            <w:pPr>
              <w:widowControl w:val="0"/>
              <w:snapToGrid w:val="0"/>
              <w:spacing w:after="0"/>
              <w:jc w:val="center"/>
              <w:rPr>
                <w:b/>
                <w:sz w:val="18"/>
                <w:szCs w:val="18"/>
              </w:rPr>
            </w:pPr>
            <w:r>
              <w:rPr>
                <w:b/>
                <w:sz w:val="18"/>
                <w:szCs w:val="18"/>
              </w:rPr>
              <w:t>11</w:t>
            </w:r>
          </w:p>
        </w:tc>
        <w:tc>
          <w:tcPr>
            <w:tcW w:w="542" w:type="dxa"/>
            <w:shd w:val="clear" w:color="auto" w:fill="auto"/>
            <w:vAlign w:val="center"/>
          </w:tcPr>
          <w:p w14:paraId="20211D91" w14:textId="77777777" w:rsidR="00295BD6" w:rsidRDefault="00000000">
            <w:pPr>
              <w:widowControl w:val="0"/>
              <w:snapToGrid w:val="0"/>
              <w:spacing w:after="0"/>
              <w:jc w:val="center"/>
              <w:rPr>
                <w:b/>
                <w:sz w:val="18"/>
                <w:szCs w:val="18"/>
              </w:rPr>
            </w:pPr>
            <w:r>
              <w:rPr>
                <w:b/>
                <w:sz w:val="18"/>
                <w:szCs w:val="18"/>
              </w:rPr>
              <w:t>12</w:t>
            </w:r>
          </w:p>
        </w:tc>
      </w:tr>
      <w:tr w:rsidR="00295BD6" w14:paraId="5F67EE65" w14:textId="77777777" w:rsidTr="00295BD6">
        <w:trPr>
          <w:trHeight w:hRule="exact" w:val="227"/>
        </w:trPr>
        <w:tc>
          <w:tcPr>
            <w:tcW w:w="2964" w:type="dxa"/>
            <w:shd w:val="clear" w:color="auto" w:fill="auto"/>
            <w:vAlign w:val="center"/>
          </w:tcPr>
          <w:p w14:paraId="66A1332D" w14:textId="77777777" w:rsidR="00295BD6" w:rsidRDefault="00000000">
            <w:pPr>
              <w:widowControl w:val="0"/>
              <w:snapToGrid w:val="0"/>
              <w:spacing w:after="0"/>
            </w:pPr>
            <w:r>
              <w:rPr>
                <w:i/>
                <w:iCs/>
                <w:sz w:val="18"/>
                <w:szCs w:val="18"/>
              </w:rPr>
              <w:t>Random and watershed patterns</w:t>
            </w:r>
          </w:p>
        </w:tc>
        <w:tc>
          <w:tcPr>
            <w:tcW w:w="361" w:type="dxa"/>
            <w:shd w:val="clear" w:color="auto" w:fill="D99594" w:themeFill="accent2" w:themeFillTint="99"/>
            <w:vAlign w:val="center"/>
          </w:tcPr>
          <w:p w14:paraId="51353B82" w14:textId="77777777" w:rsidR="00295BD6" w:rsidRDefault="00295BD6">
            <w:pPr>
              <w:widowControl w:val="0"/>
              <w:snapToGrid w:val="0"/>
              <w:spacing w:after="0"/>
              <w:rPr>
                <w:color w:val="FF8000"/>
                <w:sz w:val="18"/>
                <w:szCs w:val="18"/>
              </w:rPr>
            </w:pPr>
          </w:p>
        </w:tc>
        <w:tc>
          <w:tcPr>
            <w:tcW w:w="308" w:type="dxa"/>
            <w:shd w:val="clear" w:color="auto" w:fill="D99594" w:themeFill="accent2" w:themeFillTint="99"/>
            <w:vAlign w:val="center"/>
          </w:tcPr>
          <w:p w14:paraId="0238D53A" w14:textId="77777777" w:rsidR="00295BD6" w:rsidRDefault="00295BD6">
            <w:pPr>
              <w:widowControl w:val="0"/>
              <w:snapToGrid w:val="0"/>
              <w:spacing w:after="0"/>
              <w:rPr>
                <w:color w:val="FF8000"/>
                <w:sz w:val="18"/>
                <w:szCs w:val="18"/>
              </w:rPr>
            </w:pPr>
          </w:p>
        </w:tc>
        <w:tc>
          <w:tcPr>
            <w:tcW w:w="343" w:type="dxa"/>
            <w:shd w:val="clear" w:color="auto" w:fill="auto"/>
            <w:vAlign w:val="center"/>
          </w:tcPr>
          <w:p w14:paraId="5958D43B" w14:textId="77777777" w:rsidR="00295BD6" w:rsidRDefault="00295BD6">
            <w:pPr>
              <w:widowControl w:val="0"/>
              <w:snapToGrid w:val="0"/>
              <w:spacing w:after="0"/>
              <w:rPr>
                <w:color w:val="FF8000"/>
                <w:sz w:val="18"/>
                <w:szCs w:val="18"/>
              </w:rPr>
            </w:pPr>
          </w:p>
        </w:tc>
        <w:tc>
          <w:tcPr>
            <w:tcW w:w="343" w:type="dxa"/>
            <w:shd w:val="clear" w:color="auto" w:fill="auto"/>
            <w:vAlign w:val="center"/>
          </w:tcPr>
          <w:p w14:paraId="3FD2C430" w14:textId="77777777" w:rsidR="00295BD6" w:rsidRDefault="00295BD6">
            <w:pPr>
              <w:widowControl w:val="0"/>
              <w:snapToGrid w:val="0"/>
              <w:spacing w:after="0"/>
              <w:rPr>
                <w:color w:val="FF8000"/>
                <w:sz w:val="18"/>
                <w:szCs w:val="18"/>
              </w:rPr>
            </w:pPr>
          </w:p>
        </w:tc>
        <w:tc>
          <w:tcPr>
            <w:tcW w:w="344" w:type="dxa"/>
            <w:shd w:val="clear" w:color="auto" w:fill="auto"/>
            <w:vAlign w:val="center"/>
          </w:tcPr>
          <w:p w14:paraId="13BD2D5F" w14:textId="77777777" w:rsidR="00295BD6" w:rsidRDefault="00295BD6">
            <w:pPr>
              <w:widowControl w:val="0"/>
              <w:snapToGrid w:val="0"/>
              <w:spacing w:after="0"/>
              <w:rPr>
                <w:color w:val="FF8000"/>
                <w:sz w:val="18"/>
                <w:szCs w:val="18"/>
              </w:rPr>
            </w:pPr>
          </w:p>
        </w:tc>
        <w:tc>
          <w:tcPr>
            <w:tcW w:w="343" w:type="dxa"/>
            <w:shd w:val="clear" w:color="auto" w:fill="auto"/>
            <w:vAlign w:val="center"/>
          </w:tcPr>
          <w:p w14:paraId="5B82575F" w14:textId="77777777" w:rsidR="00295BD6" w:rsidRDefault="00295BD6">
            <w:pPr>
              <w:widowControl w:val="0"/>
              <w:snapToGrid w:val="0"/>
              <w:spacing w:after="0"/>
              <w:rPr>
                <w:sz w:val="18"/>
                <w:szCs w:val="18"/>
              </w:rPr>
            </w:pPr>
          </w:p>
        </w:tc>
        <w:tc>
          <w:tcPr>
            <w:tcW w:w="343" w:type="dxa"/>
            <w:shd w:val="clear" w:color="auto" w:fill="auto"/>
            <w:vAlign w:val="center"/>
          </w:tcPr>
          <w:p w14:paraId="325ECAC1" w14:textId="77777777" w:rsidR="00295BD6" w:rsidRDefault="00295BD6">
            <w:pPr>
              <w:widowControl w:val="0"/>
              <w:snapToGrid w:val="0"/>
              <w:spacing w:after="0"/>
              <w:rPr>
                <w:sz w:val="18"/>
                <w:szCs w:val="18"/>
              </w:rPr>
            </w:pPr>
          </w:p>
        </w:tc>
        <w:tc>
          <w:tcPr>
            <w:tcW w:w="344" w:type="dxa"/>
            <w:shd w:val="clear" w:color="auto" w:fill="auto"/>
            <w:vAlign w:val="center"/>
          </w:tcPr>
          <w:p w14:paraId="79950F86" w14:textId="77777777" w:rsidR="00295BD6" w:rsidRDefault="00295BD6">
            <w:pPr>
              <w:widowControl w:val="0"/>
              <w:snapToGrid w:val="0"/>
              <w:spacing w:after="0"/>
              <w:rPr>
                <w:sz w:val="18"/>
                <w:szCs w:val="18"/>
              </w:rPr>
            </w:pPr>
          </w:p>
        </w:tc>
        <w:tc>
          <w:tcPr>
            <w:tcW w:w="361" w:type="dxa"/>
            <w:tcBorders>
              <w:right w:val="nil"/>
            </w:tcBorders>
            <w:shd w:val="clear" w:color="auto" w:fill="auto"/>
            <w:vAlign w:val="center"/>
          </w:tcPr>
          <w:p w14:paraId="66817778" w14:textId="77777777" w:rsidR="00295BD6" w:rsidRDefault="00295BD6">
            <w:pPr>
              <w:widowControl w:val="0"/>
              <w:snapToGrid w:val="0"/>
              <w:spacing w:after="0"/>
              <w:rPr>
                <w:sz w:val="18"/>
                <w:szCs w:val="18"/>
              </w:rPr>
            </w:pPr>
          </w:p>
        </w:tc>
        <w:tc>
          <w:tcPr>
            <w:tcW w:w="434" w:type="dxa"/>
            <w:tcBorders>
              <w:right w:val="nil"/>
            </w:tcBorders>
            <w:shd w:val="clear" w:color="auto" w:fill="auto"/>
            <w:vAlign w:val="center"/>
          </w:tcPr>
          <w:p w14:paraId="0FD13719" w14:textId="77777777" w:rsidR="00295BD6" w:rsidRDefault="00295BD6">
            <w:pPr>
              <w:widowControl w:val="0"/>
              <w:snapToGrid w:val="0"/>
              <w:spacing w:after="0"/>
              <w:rPr>
                <w:sz w:val="18"/>
                <w:szCs w:val="18"/>
              </w:rPr>
            </w:pPr>
          </w:p>
        </w:tc>
        <w:tc>
          <w:tcPr>
            <w:tcW w:w="524" w:type="dxa"/>
            <w:tcBorders>
              <w:right w:val="nil"/>
            </w:tcBorders>
            <w:shd w:val="clear" w:color="auto" w:fill="auto"/>
            <w:vAlign w:val="center"/>
          </w:tcPr>
          <w:p w14:paraId="683B8143" w14:textId="77777777" w:rsidR="00295BD6" w:rsidRDefault="00295BD6">
            <w:pPr>
              <w:widowControl w:val="0"/>
              <w:snapToGrid w:val="0"/>
              <w:spacing w:after="0"/>
              <w:rPr>
                <w:sz w:val="18"/>
                <w:szCs w:val="18"/>
              </w:rPr>
            </w:pPr>
          </w:p>
        </w:tc>
        <w:tc>
          <w:tcPr>
            <w:tcW w:w="542" w:type="dxa"/>
            <w:shd w:val="clear" w:color="auto" w:fill="auto"/>
            <w:vAlign w:val="center"/>
          </w:tcPr>
          <w:p w14:paraId="4DDAD69C" w14:textId="77777777" w:rsidR="00295BD6" w:rsidRDefault="00295BD6">
            <w:pPr>
              <w:widowControl w:val="0"/>
              <w:snapToGrid w:val="0"/>
              <w:spacing w:after="0"/>
              <w:rPr>
                <w:sz w:val="18"/>
                <w:szCs w:val="18"/>
              </w:rPr>
            </w:pPr>
          </w:p>
        </w:tc>
      </w:tr>
      <w:tr w:rsidR="00295BD6" w14:paraId="19AD85F4" w14:textId="77777777" w:rsidTr="00295BD6">
        <w:trPr>
          <w:trHeight w:hRule="exact" w:val="227"/>
        </w:trPr>
        <w:tc>
          <w:tcPr>
            <w:tcW w:w="2964" w:type="dxa"/>
            <w:shd w:val="clear" w:color="auto" w:fill="auto"/>
            <w:vAlign w:val="center"/>
          </w:tcPr>
          <w:p w14:paraId="31317CB9" w14:textId="77777777" w:rsidR="00295BD6" w:rsidRDefault="00000000">
            <w:pPr>
              <w:widowControl w:val="0"/>
              <w:snapToGrid w:val="0"/>
              <w:spacing w:after="0"/>
            </w:pPr>
            <w:r>
              <w:rPr>
                <w:i/>
                <w:iCs/>
                <w:sz w:val="18"/>
                <w:szCs w:val="18"/>
              </w:rPr>
              <w:t>Global change scenarios</w:t>
            </w:r>
          </w:p>
        </w:tc>
        <w:tc>
          <w:tcPr>
            <w:tcW w:w="361" w:type="dxa"/>
            <w:shd w:val="clear" w:color="auto" w:fill="auto"/>
            <w:vAlign w:val="center"/>
          </w:tcPr>
          <w:p w14:paraId="528A8B7D" w14:textId="77777777" w:rsidR="00295BD6" w:rsidRDefault="00295BD6">
            <w:pPr>
              <w:widowControl w:val="0"/>
              <w:snapToGrid w:val="0"/>
              <w:spacing w:after="0"/>
              <w:rPr>
                <w:sz w:val="18"/>
                <w:szCs w:val="18"/>
              </w:rPr>
            </w:pPr>
          </w:p>
        </w:tc>
        <w:tc>
          <w:tcPr>
            <w:tcW w:w="308" w:type="dxa"/>
            <w:shd w:val="clear" w:color="auto" w:fill="FABF8F" w:themeFill="accent6" w:themeFillTint="99"/>
            <w:vAlign w:val="center"/>
          </w:tcPr>
          <w:p w14:paraId="281622C9" w14:textId="77777777" w:rsidR="00295BD6" w:rsidRDefault="00295BD6">
            <w:pPr>
              <w:widowControl w:val="0"/>
              <w:snapToGrid w:val="0"/>
              <w:spacing w:after="0"/>
              <w:rPr>
                <w:sz w:val="18"/>
                <w:szCs w:val="18"/>
              </w:rPr>
            </w:pPr>
          </w:p>
        </w:tc>
        <w:tc>
          <w:tcPr>
            <w:tcW w:w="343" w:type="dxa"/>
            <w:shd w:val="clear" w:color="auto" w:fill="FABF8F" w:themeFill="accent6" w:themeFillTint="99"/>
            <w:vAlign w:val="center"/>
          </w:tcPr>
          <w:p w14:paraId="744153D4" w14:textId="77777777" w:rsidR="00295BD6" w:rsidRDefault="00295BD6">
            <w:pPr>
              <w:widowControl w:val="0"/>
              <w:snapToGrid w:val="0"/>
              <w:spacing w:after="0"/>
              <w:rPr>
                <w:sz w:val="18"/>
                <w:szCs w:val="18"/>
              </w:rPr>
            </w:pPr>
          </w:p>
        </w:tc>
        <w:tc>
          <w:tcPr>
            <w:tcW w:w="343" w:type="dxa"/>
            <w:shd w:val="clear" w:color="auto" w:fill="FABF8F" w:themeFill="accent6" w:themeFillTint="99"/>
            <w:vAlign w:val="center"/>
          </w:tcPr>
          <w:p w14:paraId="0939F1EB" w14:textId="77777777" w:rsidR="00295BD6" w:rsidRDefault="00295BD6">
            <w:pPr>
              <w:widowControl w:val="0"/>
              <w:snapToGrid w:val="0"/>
              <w:spacing w:after="0"/>
              <w:rPr>
                <w:sz w:val="18"/>
                <w:szCs w:val="18"/>
              </w:rPr>
            </w:pPr>
          </w:p>
        </w:tc>
        <w:tc>
          <w:tcPr>
            <w:tcW w:w="344" w:type="dxa"/>
            <w:shd w:val="clear" w:color="auto" w:fill="auto"/>
            <w:vAlign w:val="center"/>
          </w:tcPr>
          <w:p w14:paraId="0F026844" w14:textId="77777777" w:rsidR="00295BD6" w:rsidRDefault="00295BD6">
            <w:pPr>
              <w:widowControl w:val="0"/>
              <w:snapToGrid w:val="0"/>
              <w:spacing w:after="0"/>
              <w:rPr>
                <w:sz w:val="18"/>
                <w:szCs w:val="18"/>
              </w:rPr>
            </w:pPr>
          </w:p>
        </w:tc>
        <w:tc>
          <w:tcPr>
            <w:tcW w:w="343" w:type="dxa"/>
            <w:shd w:val="clear" w:color="auto" w:fill="auto"/>
            <w:vAlign w:val="center"/>
          </w:tcPr>
          <w:p w14:paraId="6A66AC67" w14:textId="77777777" w:rsidR="00295BD6" w:rsidRDefault="00295BD6">
            <w:pPr>
              <w:widowControl w:val="0"/>
              <w:snapToGrid w:val="0"/>
              <w:spacing w:after="0"/>
              <w:rPr>
                <w:sz w:val="18"/>
                <w:szCs w:val="18"/>
              </w:rPr>
            </w:pPr>
          </w:p>
        </w:tc>
        <w:tc>
          <w:tcPr>
            <w:tcW w:w="343" w:type="dxa"/>
            <w:shd w:val="clear" w:color="auto" w:fill="auto"/>
            <w:vAlign w:val="center"/>
          </w:tcPr>
          <w:p w14:paraId="7FF0D1FE" w14:textId="77777777" w:rsidR="00295BD6" w:rsidRDefault="00295BD6">
            <w:pPr>
              <w:widowControl w:val="0"/>
              <w:snapToGrid w:val="0"/>
              <w:spacing w:after="0"/>
              <w:rPr>
                <w:sz w:val="18"/>
                <w:szCs w:val="18"/>
              </w:rPr>
            </w:pPr>
          </w:p>
        </w:tc>
        <w:tc>
          <w:tcPr>
            <w:tcW w:w="344" w:type="dxa"/>
            <w:shd w:val="clear" w:color="auto" w:fill="auto"/>
            <w:vAlign w:val="center"/>
          </w:tcPr>
          <w:p w14:paraId="54B4F0A9" w14:textId="77777777" w:rsidR="00295BD6" w:rsidRDefault="00295BD6">
            <w:pPr>
              <w:widowControl w:val="0"/>
              <w:snapToGrid w:val="0"/>
              <w:spacing w:after="0"/>
              <w:rPr>
                <w:sz w:val="18"/>
                <w:szCs w:val="18"/>
              </w:rPr>
            </w:pPr>
          </w:p>
        </w:tc>
        <w:tc>
          <w:tcPr>
            <w:tcW w:w="361" w:type="dxa"/>
            <w:tcBorders>
              <w:right w:val="nil"/>
            </w:tcBorders>
            <w:shd w:val="clear" w:color="auto" w:fill="auto"/>
            <w:vAlign w:val="center"/>
          </w:tcPr>
          <w:p w14:paraId="3C81791B" w14:textId="77777777" w:rsidR="00295BD6" w:rsidRDefault="00295BD6">
            <w:pPr>
              <w:widowControl w:val="0"/>
              <w:snapToGrid w:val="0"/>
              <w:spacing w:after="0"/>
              <w:rPr>
                <w:sz w:val="18"/>
                <w:szCs w:val="18"/>
              </w:rPr>
            </w:pPr>
          </w:p>
        </w:tc>
        <w:tc>
          <w:tcPr>
            <w:tcW w:w="434" w:type="dxa"/>
            <w:tcBorders>
              <w:right w:val="nil"/>
            </w:tcBorders>
            <w:shd w:val="clear" w:color="auto" w:fill="auto"/>
            <w:vAlign w:val="center"/>
          </w:tcPr>
          <w:p w14:paraId="4E0FE85C" w14:textId="77777777" w:rsidR="00295BD6" w:rsidRDefault="00295BD6">
            <w:pPr>
              <w:widowControl w:val="0"/>
              <w:snapToGrid w:val="0"/>
              <w:spacing w:after="0"/>
              <w:rPr>
                <w:sz w:val="18"/>
                <w:szCs w:val="18"/>
              </w:rPr>
            </w:pPr>
          </w:p>
        </w:tc>
        <w:tc>
          <w:tcPr>
            <w:tcW w:w="524" w:type="dxa"/>
            <w:tcBorders>
              <w:right w:val="nil"/>
            </w:tcBorders>
            <w:shd w:val="clear" w:color="auto" w:fill="auto"/>
            <w:vAlign w:val="center"/>
          </w:tcPr>
          <w:p w14:paraId="5351EC4F" w14:textId="77777777" w:rsidR="00295BD6" w:rsidRDefault="00295BD6">
            <w:pPr>
              <w:widowControl w:val="0"/>
              <w:snapToGrid w:val="0"/>
              <w:spacing w:after="0"/>
              <w:rPr>
                <w:sz w:val="18"/>
                <w:szCs w:val="18"/>
              </w:rPr>
            </w:pPr>
          </w:p>
        </w:tc>
        <w:tc>
          <w:tcPr>
            <w:tcW w:w="542" w:type="dxa"/>
            <w:shd w:val="clear" w:color="auto" w:fill="auto"/>
            <w:vAlign w:val="center"/>
          </w:tcPr>
          <w:p w14:paraId="08E37934" w14:textId="77777777" w:rsidR="00295BD6" w:rsidRDefault="00295BD6">
            <w:pPr>
              <w:widowControl w:val="0"/>
              <w:snapToGrid w:val="0"/>
              <w:spacing w:after="0"/>
              <w:rPr>
                <w:sz w:val="18"/>
                <w:szCs w:val="18"/>
              </w:rPr>
            </w:pPr>
          </w:p>
        </w:tc>
      </w:tr>
      <w:tr w:rsidR="00295BD6" w14:paraId="41F5DD44" w14:textId="77777777" w:rsidTr="00295BD6">
        <w:trPr>
          <w:trHeight w:hRule="exact" w:val="227"/>
        </w:trPr>
        <w:tc>
          <w:tcPr>
            <w:tcW w:w="2964" w:type="dxa"/>
            <w:shd w:val="clear" w:color="auto" w:fill="auto"/>
            <w:vAlign w:val="center"/>
          </w:tcPr>
          <w:p w14:paraId="30F88EC0" w14:textId="77777777" w:rsidR="00295BD6" w:rsidRDefault="00000000">
            <w:pPr>
              <w:widowControl w:val="0"/>
              <w:snapToGrid w:val="0"/>
              <w:spacing w:after="0"/>
            </w:pPr>
            <w:r>
              <w:rPr>
                <w:sz w:val="18"/>
                <w:szCs w:val="18"/>
              </w:rPr>
              <w:t>Numerical analysis</w:t>
            </w:r>
          </w:p>
        </w:tc>
        <w:tc>
          <w:tcPr>
            <w:tcW w:w="361" w:type="dxa"/>
            <w:shd w:val="clear" w:color="auto" w:fill="auto"/>
            <w:vAlign w:val="center"/>
          </w:tcPr>
          <w:p w14:paraId="4A891C90" w14:textId="77777777" w:rsidR="00295BD6" w:rsidRDefault="00295BD6">
            <w:pPr>
              <w:widowControl w:val="0"/>
              <w:snapToGrid w:val="0"/>
              <w:spacing w:after="0"/>
              <w:rPr>
                <w:sz w:val="18"/>
                <w:szCs w:val="18"/>
              </w:rPr>
            </w:pPr>
          </w:p>
        </w:tc>
        <w:tc>
          <w:tcPr>
            <w:tcW w:w="308" w:type="dxa"/>
            <w:shd w:val="clear" w:color="auto" w:fill="FDE9D9" w:themeFill="accent6" w:themeFillTint="33"/>
            <w:vAlign w:val="center"/>
          </w:tcPr>
          <w:p w14:paraId="09199EBA" w14:textId="77777777" w:rsidR="00295BD6" w:rsidRDefault="00295BD6">
            <w:pPr>
              <w:widowControl w:val="0"/>
              <w:snapToGrid w:val="0"/>
              <w:spacing w:after="0"/>
              <w:rPr>
                <w:sz w:val="18"/>
                <w:szCs w:val="18"/>
              </w:rPr>
            </w:pPr>
          </w:p>
        </w:tc>
        <w:tc>
          <w:tcPr>
            <w:tcW w:w="343" w:type="dxa"/>
            <w:shd w:val="clear" w:color="auto" w:fill="FDE9D9" w:themeFill="accent6" w:themeFillTint="33"/>
            <w:vAlign w:val="center"/>
          </w:tcPr>
          <w:p w14:paraId="36EAF3F4" w14:textId="77777777" w:rsidR="00295BD6" w:rsidRDefault="00295BD6">
            <w:pPr>
              <w:widowControl w:val="0"/>
              <w:snapToGrid w:val="0"/>
              <w:spacing w:after="0"/>
              <w:rPr>
                <w:sz w:val="18"/>
                <w:szCs w:val="18"/>
              </w:rPr>
            </w:pPr>
          </w:p>
        </w:tc>
        <w:tc>
          <w:tcPr>
            <w:tcW w:w="343" w:type="dxa"/>
            <w:shd w:val="clear" w:color="auto" w:fill="auto"/>
            <w:vAlign w:val="center"/>
          </w:tcPr>
          <w:p w14:paraId="6E9D9BD3" w14:textId="77777777" w:rsidR="00295BD6" w:rsidRDefault="00295BD6">
            <w:pPr>
              <w:widowControl w:val="0"/>
              <w:snapToGrid w:val="0"/>
              <w:spacing w:after="0"/>
              <w:rPr>
                <w:sz w:val="18"/>
                <w:szCs w:val="18"/>
              </w:rPr>
            </w:pPr>
          </w:p>
        </w:tc>
        <w:tc>
          <w:tcPr>
            <w:tcW w:w="344" w:type="dxa"/>
            <w:shd w:val="clear" w:color="auto" w:fill="auto"/>
            <w:vAlign w:val="center"/>
          </w:tcPr>
          <w:p w14:paraId="2F6FD2BB" w14:textId="77777777" w:rsidR="00295BD6" w:rsidRDefault="00295BD6">
            <w:pPr>
              <w:widowControl w:val="0"/>
              <w:snapToGrid w:val="0"/>
              <w:spacing w:after="0"/>
              <w:rPr>
                <w:sz w:val="18"/>
                <w:szCs w:val="18"/>
              </w:rPr>
            </w:pPr>
          </w:p>
        </w:tc>
        <w:tc>
          <w:tcPr>
            <w:tcW w:w="343" w:type="dxa"/>
            <w:shd w:val="clear" w:color="auto" w:fill="auto"/>
            <w:vAlign w:val="center"/>
          </w:tcPr>
          <w:p w14:paraId="6FF42B1E" w14:textId="77777777" w:rsidR="00295BD6" w:rsidRDefault="00295BD6">
            <w:pPr>
              <w:widowControl w:val="0"/>
              <w:snapToGrid w:val="0"/>
              <w:spacing w:after="0"/>
              <w:rPr>
                <w:sz w:val="18"/>
                <w:szCs w:val="18"/>
              </w:rPr>
            </w:pPr>
          </w:p>
        </w:tc>
        <w:tc>
          <w:tcPr>
            <w:tcW w:w="343" w:type="dxa"/>
            <w:shd w:val="clear" w:color="auto" w:fill="auto"/>
            <w:vAlign w:val="center"/>
          </w:tcPr>
          <w:p w14:paraId="05272047" w14:textId="77777777" w:rsidR="00295BD6" w:rsidRDefault="00295BD6">
            <w:pPr>
              <w:widowControl w:val="0"/>
              <w:snapToGrid w:val="0"/>
              <w:spacing w:after="0"/>
              <w:rPr>
                <w:sz w:val="18"/>
                <w:szCs w:val="18"/>
              </w:rPr>
            </w:pPr>
          </w:p>
        </w:tc>
        <w:tc>
          <w:tcPr>
            <w:tcW w:w="344" w:type="dxa"/>
            <w:shd w:val="clear" w:color="auto" w:fill="auto"/>
            <w:vAlign w:val="center"/>
          </w:tcPr>
          <w:p w14:paraId="490DF95E" w14:textId="77777777" w:rsidR="00295BD6" w:rsidRDefault="00295BD6">
            <w:pPr>
              <w:widowControl w:val="0"/>
              <w:snapToGrid w:val="0"/>
              <w:spacing w:after="0"/>
              <w:rPr>
                <w:sz w:val="18"/>
                <w:szCs w:val="18"/>
              </w:rPr>
            </w:pPr>
          </w:p>
        </w:tc>
        <w:tc>
          <w:tcPr>
            <w:tcW w:w="361" w:type="dxa"/>
            <w:tcBorders>
              <w:right w:val="nil"/>
            </w:tcBorders>
            <w:shd w:val="clear" w:color="auto" w:fill="auto"/>
            <w:vAlign w:val="center"/>
          </w:tcPr>
          <w:p w14:paraId="3824601E" w14:textId="77777777" w:rsidR="00295BD6" w:rsidRDefault="00295BD6">
            <w:pPr>
              <w:widowControl w:val="0"/>
              <w:snapToGrid w:val="0"/>
              <w:spacing w:after="0"/>
              <w:rPr>
                <w:sz w:val="18"/>
                <w:szCs w:val="18"/>
              </w:rPr>
            </w:pPr>
          </w:p>
        </w:tc>
        <w:tc>
          <w:tcPr>
            <w:tcW w:w="434" w:type="dxa"/>
            <w:tcBorders>
              <w:right w:val="nil"/>
            </w:tcBorders>
            <w:shd w:val="clear" w:color="auto" w:fill="auto"/>
            <w:vAlign w:val="center"/>
          </w:tcPr>
          <w:p w14:paraId="668837FC" w14:textId="77777777" w:rsidR="00295BD6" w:rsidRDefault="00295BD6">
            <w:pPr>
              <w:widowControl w:val="0"/>
              <w:snapToGrid w:val="0"/>
              <w:spacing w:after="0"/>
              <w:rPr>
                <w:sz w:val="18"/>
                <w:szCs w:val="18"/>
              </w:rPr>
            </w:pPr>
          </w:p>
        </w:tc>
        <w:tc>
          <w:tcPr>
            <w:tcW w:w="524" w:type="dxa"/>
            <w:tcBorders>
              <w:right w:val="nil"/>
            </w:tcBorders>
            <w:shd w:val="clear" w:color="auto" w:fill="auto"/>
            <w:vAlign w:val="center"/>
          </w:tcPr>
          <w:p w14:paraId="12D8BDA1" w14:textId="77777777" w:rsidR="00295BD6" w:rsidRDefault="00295BD6">
            <w:pPr>
              <w:widowControl w:val="0"/>
              <w:snapToGrid w:val="0"/>
              <w:spacing w:after="0"/>
              <w:rPr>
                <w:sz w:val="18"/>
                <w:szCs w:val="18"/>
              </w:rPr>
            </w:pPr>
          </w:p>
        </w:tc>
        <w:tc>
          <w:tcPr>
            <w:tcW w:w="542" w:type="dxa"/>
            <w:shd w:val="clear" w:color="auto" w:fill="auto"/>
            <w:vAlign w:val="center"/>
          </w:tcPr>
          <w:p w14:paraId="1FEF7F5D" w14:textId="77777777" w:rsidR="00295BD6" w:rsidRDefault="00295BD6">
            <w:pPr>
              <w:widowControl w:val="0"/>
              <w:snapToGrid w:val="0"/>
              <w:spacing w:after="0"/>
              <w:rPr>
                <w:sz w:val="18"/>
                <w:szCs w:val="18"/>
              </w:rPr>
            </w:pPr>
          </w:p>
        </w:tc>
      </w:tr>
      <w:tr w:rsidR="00295BD6" w14:paraId="58D32F7B" w14:textId="77777777" w:rsidTr="00295BD6">
        <w:trPr>
          <w:trHeight w:hRule="exact" w:val="227"/>
        </w:trPr>
        <w:tc>
          <w:tcPr>
            <w:tcW w:w="2964" w:type="dxa"/>
            <w:shd w:val="clear" w:color="auto" w:fill="auto"/>
            <w:vAlign w:val="center"/>
          </w:tcPr>
          <w:p w14:paraId="10364250" w14:textId="77777777" w:rsidR="00295BD6" w:rsidRDefault="00000000">
            <w:pPr>
              <w:widowControl w:val="0"/>
              <w:snapToGrid w:val="0"/>
              <w:spacing w:after="0"/>
            </w:pPr>
            <w:r>
              <w:rPr>
                <w:sz w:val="18"/>
                <w:szCs w:val="18"/>
              </w:rPr>
              <w:t xml:space="preserve">Robustness </w:t>
            </w:r>
          </w:p>
        </w:tc>
        <w:tc>
          <w:tcPr>
            <w:tcW w:w="361" w:type="dxa"/>
            <w:shd w:val="clear" w:color="auto" w:fill="FFFFFF" w:themeFill="background1"/>
            <w:vAlign w:val="center"/>
          </w:tcPr>
          <w:p w14:paraId="0C9AAAEB" w14:textId="77777777" w:rsidR="00295BD6" w:rsidRDefault="00295BD6">
            <w:pPr>
              <w:widowControl w:val="0"/>
              <w:snapToGrid w:val="0"/>
              <w:spacing w:after="0"/>
              <w:rPr>
                <w:sz w:val="18"/>
                <w:szCs w:val="18"/>
              </w:rPr>
            </w:pPr>
          </w:p>
        </w:tc>
        <w:tc>
          <w:tcPr>
            <w:tcW w:w="308" w:type="dxa"/>
            <w:shd w:val="clear" w:color="auto" w:fill="FFFFFF" w:themeFill="background1"/>
            <w:vAlign w:val="center"/>
          </w:tcPr>
          <w:p w14:paraId="249BA129" w14:textId="77777777" w:rsidR="00295BD6" w:rsidRDefault="00295BD6">
            <w:pPr>
              <w:widowControl w:val="0"/>
              <w:snapToGrid w:val="0"/>
              <w:spacing w:after="0"/>
              <w:rPr>
                <w:sz w:val="18"/>
                <w:szCs w:val="18"/>
              </w:rPr>
            </w:pPr>
          </w:p>
        </w:tc>
        <w:tc>
          <w:tcPr>
            <w:tcW w:w="343" w:type="dxa"/>
            <w:shd w:val="clear" w:color="auto" w:fill="FDE9D9" w:themeFill="accent6" w:themeFillTint="33"/>
            <w:vAlign w:val="center"/>
          </w:tcPr>
          <w:p w14:paraId="018266AF" w14:textId="77777777" w:rsidR="00295BD6" w:rsidRDefault="00295BD6">
            <w:pPr>
              <w:widowControl w:val="0"/>
              <w:snapToGrid w:val="0"/>
              <w:spacing w:after="0"/>
              <w:rPr>
                <w:sz w:val="18"/>
                <w:szCs w:val="18"/>
              </w:rPr>
            </w:pPr>
          </w:p>
        </w:tc>
        <w:tc>
          <w:tcPr>
            <w:tcW w:w="343" w:type="dxa"/>
            <w:shd w:val="clear" w:color="auto" w:fill="FDE9D9" w:themeFill="accent6" w:themeFillTint="33"/>
            <w:vAlign w:val="center"/>
          </w:tcPr>
          <w:p w14:paraId="02A9F150" w14:textId="77777777" w:rsidR="00295BD6" w:rsidRDefault="00295BD6">
            <w:pPr>
              <w:widowControl w:val="0"/>
              <w:snapToGrid w:val="0"/>
              <w:spacing w:after="0"/>
              <w:rPr>
                <w:sz w:val="18"/>
                <w:szCs w:val="18"/>
              </w:rPr>
            </w:pPr>
          </w:p>
        </w:tc>
        <w:tc>
          <w:tcPr>
            <w:tcW w:w="344" w:type="dxa"/>
            <w:shd w:val="clear" w:color="auto" w:fill="auto"/>
            <w:vAlign w:val="center"/>
          </w:tcPr>
          <w:p w14:paraId="4C9B4435" w14:textId="77777777" w:rsidR="00295BD6" w:rsidRDefault="00295BD6">
            <w:pPr>
              <w:widowControl w:val="0"/>
              <w:snapToGrid w:val="0"/>
              <w:spacing w:after="0"/>
              <w:rPr>
                <w:sz w:val="18"/>
                <w:szCs w:val="18"/>
              </w:rPr>
            </w:pPr>
          </w:p>
        </w:tc>
        <w:tc>
          <w:tcPr>
            <w:tcW w:w="343" w:type="dxa"/>
            <w:shd w:val="clear" w:color="auto" w:fill="auto"/>
            <w:vAlign w:val="center"/>
          </w:tcPr>
          <w:p w14:paraId="7B9488CA" w14:textId="77777777" w:rsidR="00295BD6" w:rsidRDefault="00295BD6">
            <w:pPr>
              <w:widowControl w:val="0"/>
              <w:snapToGrid w:val="0"/>
              <w:spacing w:after="0"/>
              <w:rPr>
                <w:sz w:val="18"/>
                <w:szCs w:val="18"/>
              </w:rPr>
            </w:pPr>
          </w:p>
        </w:tc>
        <w:tc>
          <w:tcPr>
            <w:tcW w:w="343" w:type="dxa"/>
            <w:shd w:val="clear" w:color="auto" w:fill="auto"/>
            <w:vAlign w:val="center"/>
          </w:tcPr>
          <w:p w14:paraId="0C50B5AE" w14:textId="77777777" w:rsidR="00295BD6" w:rsidRDefault="00295BD6">
            <w:pPr>
              <w:widowControl w:val="0"/>
              <w:snapToGrid w:val="0"/>
              <w:spacing w:after="0"/>
              <w:rPr>
                <w:sz w:val="18"/>
                <w:szCs w:val="18"/>
              </w:rPr>
            </w:pPr>
          </w:p>
        </w:tc>
        <w:tc>
          <w:tcPr>
            <w:tcW w:w="344" w:type="dxa"/>
            <w:shd w:val="clear" w:color="auto" w:fill="auto"/>
            <w:vAlign w:val="center"/>
          </w:tcPr>
          <w:p w14:paraId="0F569746" w14:textId="77777777" w:rsidR="00295BD6" w:rsidRDefault="00295BD6">
            <w:pPr>
              <w:widowControl w:val="0"/>
              <w:snapToGrid w:val="0"/>
              <w:spacing w:after="0"/>
              <w:rPr>
                <w:sz w:val="18"/>
                <w:szCs w:val="18"/>
              </w:rPr>
            </w:pPr>
          </w:p>
        </w:tc>
        <w:tc>
          <w:tcPr>
            <w:tcW w:w="361" w:type="dxa"/>
            <w:tcBorders>
              <w:right w:val="nil"/>
            </w:tcBorders>
            <w:shd w:val="clear" w:color="auto" w:fill="auto"/>
            <w:vAlign w:val="center"/>
          </w:tcPr>
          <w:p w14:paraId="07F621B7" w14:textId="77777777" w:rsidR="00295BD6" w:rsidRDefault="00295BD6">
            <w:pPr>
              <w:widowControl w:val="0"/>
              <w:snapToGrid w:val="0"/>
              <w:spacing w:after="0"/>
              <w:rPr>
                <w:sz w:val="18"/>
                <w:szCs w:val="18"/>
              </w:rPr>
            </w:pPr>
          </w:p>
        </w:tc>
        <w:tc>
          <w:tcPr>
            <w:tcW w:w="434" w:type="dxa"/>
            <w:tcBorders>
              <w:right w:val="nil"/>
            </w:tcBorders>
            <w:shd w:val="clear" w:color="auto" w:fill="auto"/>
            <w:vAlign w:val="center"/>
          </w:tcPr>
          <w:p w14:paraId="08780F53" w14:textId="77777777" w:rsidR="00295BD6" w:rsidRDefault="00295BD6">
            <w:pPr>
              <w:widowControl w:val="0"/>
              <w:snapToGrid w:val="0"/>
              <w:spacing w:after="0"/>
              <w:rPr>
                <w:sz w:val="18"/>
                <w:szCs w:val="18"/>
              </w:rPr>
            </w:pPr>
          </w:p>
        </w:tc>
        <w:tc>
          <w:tcPr>
            <w:tcW w:w="524" w:type="dxa"/>
            <w:tcBorders>
              <w:right w:val="nil"/>
            </w:tcBorders>
            <w:shd w:val="clear" w:color="auto" w:fill="auto"/>
            <w:vAlign w:val="center"/>
          </w:tcPr>
          <w:p w14:paraId="00F08C38" w14:textId="77777777" w:rsidR="00295BD6" w:rsidRDefault="00295BD6">
            <w:pPr>
              <w:widowControl w:val="0"/>
              <w:snapToGrid w:val="0"/>
              <w:spacing w:after="0"/>
              <w:rPr>
                <w:sz w:val="18"/>
                <w:szCs w:val="18"/>
              </w:rPr>
            </w:pPr>
          </w:p>
        </w:tc>
        <w:tc>
          <w:tcPr>
            <w:tcW w:w="542" w:type="dxa"/>
            <w:shd w:val="clear" w:color="auto" w:fill="auto"/>
            <w:vAlign w:val="center"/>
          </w:tcPr>
          <w:p w14:paraId="273FE223" w14:textId="77777777" w:rsidR="00295BD6" w:rsidRDefault="00295BD6">
            <w:pPr>
              <w:widowControl w:val="0"/>
              <w:snapToGrid w:val="0"/>
              <w:spacing w:after="0"/>
              <w:rPr>
                <w:sz w:val="18"/>
                <w:szCs w:val="18"/>
              </w:rPr>
            </w:pPr>
          </w:p>
        </w:tc>
      </w:tr>
      <w:tr w:rsidR="00295BD6" w14:paraId="212A2A00" w14:textId="77777777" w:rsidTr="00295BD6">
        <w:trPr>
          <w:trHeight w:hRule="exact" w:val="227"/>
        </w:trPr>
        <w:tc>
          <w:tcPr>
            <w:tcW w:w="2964" w:type="dxa"/>
            <w:shd w:val="clear" w:color="auto" w:fill="auto"/>
            <w:vAlign w:val="center"/>
          </w:tcPr>
          <w:p w14:paraId="38D17410" w14:textId="77777777" w:rsidR="00295BD6" w:rsidRDefault="00000000">
            <w:pPr>
              <w:widowControl w:val="0"/>
              <w:snapToGrid w:val="0"/>
              <w:spacing w:after="0"/>
            </w:pPr>
            <w:r>
              <w:rPr>
                <w:i/>
                <w:iCs/>
                <w:sz w:val="18"/>
                <w:szCs w:val="18"/>
              </w:rPr>
              <w:t>Interface knowledge transfer</w:t>
            </w:r>
          </w:p>
        </w:tc>
        <w:tc>
          <w:tcPr>
            <w:tcW w:w="361" w:type="dxa"/>
            <w:shd w:val="clear" w:color="auto" w:fill="auto"/>
            <w:vAlign w:val="center"/>
          </w:tcPr>
          <w:p w14:paraId="565E5B09" w14:textId="77777777" w:rsidR="00295BD6" w:rsidRDefault="00295BD6">
            <w:pPr>
              <w:widowControl w:val="0"/>
              <w:snapToGrid w:val="0"/>
              <w:spacing w:after="0"/>
              <w:rPr>
                <w:sz w:val="18"/>
                <w:szCs w:val="18"/>
              </w:rPr>
            </w:pPr>
          </w:p>
        </w:tc>
        <w:tc>
          <w:tcPr>
            <w:tcW w:w="308" w:type="dxa"/>
            <w:shd w:val="clear" w:color="auto" w:fill="auto"/>
            <w:vAlign w:val="center"/>
          </w:tcPr>
          <w:p w14:paraId="7CD73E35" w14:textId="77777777" w:rsidR="00295BD6" w:rsidRDefault="00295BD6">
            <w:pPr>
              <w:widowControl w:val="0"/>
              <w:snapToGrid w:val="0"/>
              <w:spacing w:after="0"/>
              <w:rPr>
                <w:sz w:val="18"/>
                <w:szCs w:val="18"/>
              </w:rPr>
            </w:pPr>
          </w:p>
        </w:tc>
        <w:tc>
          <w:tcPr>
            <w:tcW w:w="343" w:type="dxa"/>
            <w:shd w:val="clear" w:color="auto" w:fill="auto"/>
            <w:vAlign w:val="center"/>
          </w:tcPr>
          <w:p w14:paraId="687A8491" w14:textId="77777777" w:rsidR="00295BD6" w:rsidRDefault="00295BD6">
            <w:pPr>
              <w:widowControl w:val="0"/>
              <w:snapToGrid w:val="0"/>
              <w:spacing w:after="0"/>
              <w:rPr>
                <w:sz w:val="18"/>
                <w:szCs w:val="18"/>
              </w:rPr>
            </w:pPr>
          </w:p>
        </w:tc>
        <w:tc>
          <w:tcPr>
            <w:tcW w:w="343" w:type="dxa"/>
            <w:shd w:val="clear" w:color="auto" w:fill="auto"/>
            <w:vAlign w:val="center"/>
          </w:tcPr>
          <w:p w14:paraId="3F3C9EB2" w14:textId="77777777" w:rsidR="00295BD6" w:rsidRDefault="00295BD6">
            <w:pPr>
              <w:widowControl w:val="0"/>
              <w:snapToGrid w:val="0"/>
              <w:spacing w:after="0"/>
              <w:rPr>
                <w:sz w:val="18"/>
                <w:szCs w:val="18"/>
              </w:rPr>
            </w:pPr>
          </w:p>
        </w:tc>
        <w:tc>
          <w:tcPr>
            <w:tcW w:w="344" w:type="dxa"/>
            <w:shd w:val="clear" w:color="auto" w:fill="92CDDC" w:themeFill="accent5" w:themeFillTint="99"/>
            <w:vAlign w:val="center"/>
          </w:tcPr>
          <w:p w14:paraId="13A0DB59" w14:textId="77777777" w:rsidR="00295BD6" w:rsidRDefault="00295BD6">
            <w:pPr>
              <w:widowControl w:val="0"/>
              <w:snapToGrid w:val="0"/>
              <w:spacing w:after="0"/>
              <w:rPr>
                <w:sz w:val="18"/>
                <w:szCs w:val="18"/>
              </w:rPr>
            </w:pPr>
          </w:p>
        </w:tc>
        <w:tc>
          <w:tcPr>
            <w:tcW w:w="343" w:type="dxa"/>
            <w:shd w:val="clear" w:color="auto" w:fill="92CDDC" w:themeFill="accent5" w:themeFillTint="99"/>
            <w:vAlign w:val="center"/>
          </w:tcPr>
          <w:p w14:paraId="1D0BA027" w14:textId="77777777" w:rsidR="00295BD6" w:rsidRDefault="00295BD6">
            <w:pPr>
              <w:widowControl w:val="0"/>
              <w:snapToGrid w:val="0"/>
              <w:spacing w:after="0"/>
              <w:rPr>
                <w:sz w:val="18"/>
                <w:szCs w:val="18"/>
              </w:rPr>
            </w:pPr>
          </w:p>
        </w:tc>
        <w:tc>
          <w:tcPr>
            <w:tcW w:w="343" w:type="dxa"/>
            <w:shd w:val="clear" w:color="auto" w:fill="92CDDC" w:themeFill="accent5" w:themeFillTint="99"/>
            <w:vAlign w:val="center"/>
          </w:tcPr>
          <w:p w14:paraId="620BC232" w14:textId="77777777" w:rsidR="00295BD6" w:rsidRDefault="00295BD6">
            <w:pPr>
              <w:widowControl w:val="0"/>
              <w:snapToGrid w:val="0"/>
              <w:spacing w:after="0"/>
              <w:rPr>
                <w:sz w:val="18"/>
                <w:szCs w:val="18"/>
              </w:rPr>
            </w:pPr>
          </w:p>
        </w:tc>
        <w:tc>
          <w:tcPr>
            <w:tcW w:w="344" w:type="dxa"/>
            <w:shd w:val="clear" w:color="auto" w:fill="auto"/>
            <w:vAlign w:val="center"/>
          </w:tcPr>
          <w:p w14:paraId="7825E3AF" w14:textId="77777777" w:rsidR="00295BD6" w:rsidRDefault="00295BD6">
            <w:pPr>
              <w:widowControl w:val="0"/>
              <w:snapToGrid w:val="0"/>
              <w:spacing w:after="0"/>
              <w:rPr>
                <w:sz w:val="18"/>
                <w:szCs w:val="18"/>
              </w:rPr>
            </w:pPr>
          </w:p>
        </w:tc>
        <w:tc>
          <w:tcPr>
            <w:tcW w:w="361" w:type="dxa"/>
            <w:tcBorders>
              <w:right w:val="nil"/>
            </w:tcBorders>
            <w:shd w:val="clear" w:color="auto" w:fill="auto"/>
            <w:vAlign w:val="center"/>
          </w:tcPr>
          <w:p w14:paraId="609CA383" w14:textId="77777777" w:rsidR="00295BD6" w:rsidRDefault="00295BD6">
            <w:pPr>
              <w:widowControl w:val="0"/>
              <w:snapToGrid w:val="0"/>
              <w:spacing w:after="0"/>
              <w:rPr>
                <w:sz w:val="18"/>
                <w:szCs w:val="18"/>
              </w:rPr>
            </w:pPr>
          </w:p>
        </w:tc>
        <w:tc>
          <w:tcPr>
            <w:tcW w:w="434" w:type="dxa"/>
            <w:tcBorders>
              <w:right w:val="nil"/>
            </w:tcBorders>
            <w:shd w:val="clear" w:color="auto" w:fill="auto"/>
            <w:vAlign w:val="center"/>
          </w:tcPr>
          <w:p w14:paraId="7439CB01" w14:textId="77777777" w:rsidR="00295BD6" w:rsidRDefault="00295BD6">
            <w:pPr>
              <w:widowControl w:val="0"/>
              <w:snapToGrid w:val="0"/>
              <w:spacing w:after="0"/>
              <w:rPr>
                <w:sz w:val="18"/>
                <w:szCs w:val="18"/>
              </w:rPr>
            </w:pPr>
          </w:p>
        </w:tc>
        <w:tc>
          <w:tcPr>
            <w:tcW w:w="524" w:type="dxa"/>
            <w:tcBorders>
              <w:right w:val="nil"/>
            </w:tcBorders>
            <w:shd w:val="clear" w:color="auto" w:fill="auto"/>
            <w:vAlign w:val="center"/>
          </w:tcPr>
          <w:p w14:paraId="682DCD36" w14:textId="77777777" w:rsidR="00295BD6" w:rsidRDefault="00295BD6">
            <w:pPr>
              <w:widowControl w:val="0"/>
              <w:snapToGrid w:val="0"/>
              <w:spacing w:after="0"/>
              <w:rPr>
                <w:sz w:val="18"/>
                <w:szCs w:val="18"/>
              </w:rPr>
            </w:pPr>
          </w:p>
        </w:tc>
        <w:tc>
          <w:tcPr>
            <w:tcW w:w="542" w:type="dxa"/>
            <w:shd w:val="clear" w:color="auto" w:fill="auto"/>
            <w:vAlign w:val="center"/>
          </w:tcPr>
          <w:p w14:paraId="40268787" w14:textId="77777777" w:rsidR="00295BD6" w:rsidRDefault="00295BD6">
            <w:pPr>
              <w:widowControl w:val="0"/>
              <w:snapToGrid w:val="0"/>
              <w:spacing w:after="0"/>
              <w:rPr>
                <w:sz w:val="18"/>
                <w:szCs w:val="18"/>
              </w:rPr>
            </w:pPr>
          </w:p>
        </w:tc>
      </w:tr>
      <w:tr w:rsidR="00295BD6" w14:paraId="53385927" w14:textId="77777777" w:rsidTr="00295BD6">
        <w:trPr>
          <w:trHeight w:hRule="exact" w:val="227"/>
        </w:trPr>
        <w:tc>
          <w:tcPr>
            <w:tcW w:w="2964" w:type="dxa"/>
            <w:shd w:val="clear" w:color="auto" w:fill="auto"/>
            <w:vAlign w:val="center"/>
          </w:tcPr>
          <w:p w14:paraId="699A0150" w14:textId="77777777" w:rsidR="00295BD6" w:rsidRDefault="00000000">
            <w:pPr>
              <w:widowControl w:val="0"/>
              <w:snapToGrid w:val="0"/>
              <w:spacing w:after="0"/>
              <w:rPr>
                <w:sz w:val="18"/>
                <w:szCs w:val="18"/>
              </w:rPr>
            </w:pPr>
            <w:r>
              <w:rPr>
                <w:sz w:val="18"/>
                <w:szCs w:val="18"/>
              </w:rPr>
              <w:t>Generate predictions scenarios</w:t>
            </w:r>
          </w:p>
        </w:tc>
        <w:tc>
          <w:tcPr>
            <w:tcW w:w="361" w:type="dxa"/>
            <w:shd w:val="clear" w:color="auto" w:fill="auto"/>
            <w:vAlign w:val="center"/>
          </w:tcPr>
          <w:p w14:paraId="5431468F" w14:textId="77777777" w:rsidR="00295BD6" w:rsidRDefault="00295BD6">
            <w:pPr>
              <w:widowControl w:val="0"/>
              <w:snapToGrid w:val="0"/>
              <w:spacing w:after="0"/>
              <w:rPr>
                <w:sz w:val="18"/>
                <w:szCs w:val="18"/>
              </w:rPr>
            </w:pPr>
          </w:p>
        </w:tc>
        <w:tc>
          <w:tcPr>
            <w:tcW w:w="308" w:type="dxa"/>
            <w:shd w:val="clear" w:color="auto" w:fill="auto"/>
            <w:vAlign w:val="center"/>
          </w:tcPr>
          <w:p w14:paraId="016CB664" w14:textId="77777777" w:rsidR="00295BD6" w:rsidRDefault="00295BD6">
            <w:pPr>
              <w:widowControl w:val="0"/>
              <w:snapToGrid w:val="0"/>
              <w:spacing w:after="0"/>
              <w:rPr>
                <w:sz w:val="18"/>
                <w:szCs w:val="18"/>
              </w:rPr>
            </w:pPr>
          </w:p>
        </w:tc>
        <w:tc>
          <w:tcPr>
            <w:tcW w:w="343" w:type="dxa"/>
            <w:shd w:val="clear" w:color="auto" w:fill="auto"/>
            <w:vAlign w:val="center"/>
          </w:tcPr>
          <w:p w14:paraId="429DD705" w14:textId="77777777" w:rsidR="00295BD6" w:rsidRDefault="00295BD6">
            <w:pPr>
              <w:widowControl w:val="0"/>
              <w:snapToGrid w:val="0"/>
              <w:spacing w:after="0"/>
              <w:rPr>
                <w:sz w:val="18"/>
                <w:szCs w:val="18"/>
              </w:rPr>
            </w:pPr>
          </w:p>
        </w:tc>
        <w:tc>
          <w:tcPr>
            <w:tcW w:w="343" w:type="dxa"/>
            <w:shd w:val="clear" w:color="auto" w:fill="auto"/>
            <w:vAlign w:val="center"/>
          </w:tcPr>
          <w:p w14:paraId="3C4EB99A" w14:textId="77777777" w:rsidR="00295BD6" w:rsidRDefault="00295BD6">
            <w:pPr>
              <w:widowControl w:val="0"/>
              <w:snapToGrid w:val="0"/>
              <w:spacing w:after="0"/>
              <w:rPr>
                <w:sz w:val="18"/>
                <w:szCs w:val="18"/>
              </w:rPr>
            </w:pPr>
          </w:p>
        </w:tc>
        <w:tc>
          <w:tcPr>
            <w:tcW w:w="344" w:type="dxa"/>
            <w:shd w:val="clear" w:color="auto" w:fill="DBE5F1" w:themeFill="accent1" w:themeFillTint="33"/>
            <w:vAlign w:val="center"/>
          </w:tcPr>
          <w:p w14:paraId="333325A2" w14:textId="77777777" w:rsidR="00295BD6" w:rsidRDefault="00295BD6">
            <w:pPr>
              <w:widowControl w:val="0"/>
              <w:snapToGrid w:val="0"/>
              <w:spacing w:after="0"/>
              <w:rPr>
                <w:sz w:val="18"/>
                <w:szCs w:val="18"/>
              </w:rPr>
            </w:pPr>
          </w:p>
        </w:tc>
        <w:tc>
          <w:tcPr>
            <w:tcW w:w="343" w:type="dxa"/>
            <w:shd w:val="clear" w:color="auto" w:fill="auto"/>
            <w:vAlign w:val="center"/>
          </w:tcPr>
          <w:p w14:paraId="4C3785C7" w14:textId="77777777" w:rsidR="00295BD6" w:rsidRDefault="00295BD6">
            <w:pPr>
              <w:widowControl w:val="0"/>
              <w:snapToGrid w:val="0"/>
              <w:spacing w:after="0"/>
              <w:rPr>
                <w:sz w:val="18"/>
                <w:szCs w:val="18"/>
              </w:rPr>
            </w:pPr>
          </w:p>
        </w:tc>
        <w:tc>
          <w:tcPr>
            <w:tcW w:w="343" w:type="dxa"/>
            <w:shd w:val="clear" w:color="auto" w:fill="auto"/>
            <w:vAlign w:val="center"/>
          </w:tcPr>
          <w:p w14:paraId="0913F98A" w14:textId="77777777" w:rsidR="00295BD6" w:rsidRDefault="00295BD6">
            <w:pPr>
              <w:widowControl w:val="0"/>
              <w:snapToGrid w:val="0"/>
              <w:spacing w:after="0"/>
              <w:rPr>
                <w:sz w:val="18"/>
                <w:szCs w:val="18"/>
              </w:rPr>
            </w:pPr>
          </w:p>
        </w:tc>
        <w:tc>
          <w:tcPr>
            <w:tcW w:w="344" w:type="dxa"/>
            <w:shd w:val="clear" w:color="auto" w:fill="auto"/>
            <w:vAlign w:val="center"/>
          </w:tcPr>
          <w:p w14:paraId="5E58D93B" w14:textId="77777777" w:rsidR="00295BD6" w:rsidRDefault="00295BD6">
            <w:pPr>
              <w:widowControl w:val="0"/>
              <w:snapToGrid w:val="0"/>
              <w:spacing w:after="0"/>
              <w:rPr>
                <w:sz w:val="18"/>
                <w:szCs w:val="18"/>
              </w:rPr>
            </w:pPr>
          </w:p>
        </w:tc>
        <w:tc>
          <w:tcPr>
            <w:tcW w:w="361" w:type="dxa"/>
            <w:tcBorders>
              <w:right w:val="nil"/>
            </w:tcBorders>
            <w:shd w:val="clear" w:color="auto" w:fill="auto"/>
            <w:vAlign w:val="center"/>
          </w:tcPr>
          <w:p w14:paraId="11928BD2" w14:textId="77777777" w:rsidR="00295BD6" w:rsidRDefault="00295BD6">
            <w:pPr>
              <w:widowControl w:val="0"/>
              <w:snapToGrid w:val="0"/>
              <w:spacing w:after="0"/>
              <w:rPr>
                <w:sz w:val="18"/>
                <w:szCs w:val="18"/>
              </w:rPr>
            </w:pPr>
          </w:p>
        </w:tc>
        <w:tc>
          <w:tcPr>
            <w:tcW w:w="434" w:type="dxa"/>
            <w:tcBorders>
              <w:right w:val="nil"/>
            </w:tcBorders>
            <w:shd w:val="clear" w:color="auto" w:fill="auto"/>
            <w:vAlign w:val="center"/>
          </w:tcPr>
          <w:p w14:paraId="3E0AB388" w14:textId="77777777" w:rsidR="00295BD6" w:rsidRDefault="00295BD6">
            <w:pPr>
              <w:widowControl w:val="0"/>
              <w:snapToGrid w:val="0"/>
              <w:spacing w:after="0"/>
              <w:rPr>
                <w:sz w:val="18"/>
                <w:szCs w:val="18"/>
              </w:rPr>
            </w:pPr>
          </w:p>
        </w:tc>
        <w:tc>
          <w:tcPr>
            <w:tcW w:w="524" w:type="dxa"/>
            <w:tcBorders>
              <w:right w:val="nil"/>
            </w:tcBorders>
            <w:shd w:val="clear" w:color="auto" w:fill="auto"/>
            <w:vAlign w:val="center"/>
          </w:tcPr>
          <w:p w14:paraId="3B9643BF" w14:textId="77777777" w:rsidR="00295BD6" w:rsidRDefault="00295BD6">
            <w:pPr>
              <w:widowControl w:val="0"/>
              <w:snapToGrid w:val="0"/>
              <w:spacing w:after="0"/>
              <w:rPr>
                <w:sz w:val="18"/>
                <w:szCs w:val="18"/>
              </w:rPr>
            </w:pPr>
          </w:p>
        </w:tc>
        <w:tc>
          <w:tcPr>
            <w:tcW w:w="542" w:type="dxa"/>
            <w:shd w:val="clear" w:color="auto" w:fill="auto"/>
            <w:vAlign w:val="center"/>
          </w:tcPr>
          <w:p w14:paraId="0EB1B9FA" w14:textId="77777777" w:rsidR="00295BD6" w:rsidRDefault="00295BD6">
            <w:pPr>
              <w:widowControl w:val="0"/>
              <w:snapToGrid w:val="0"/>
              <w:spacing w:after="0"/>
              <w:rPr>
                <w:sz w:val="18"/>
                <w:szCs w:val="18"/>
              </w:rPr>
            </w:pPr>
          </w:p>
        </w:tc>
      </w:tr>
      <w:tr w:rsidR="00295BD6" w14:paraId="55B64E61" w14:textId="77777777" w:rsidTr="00295BD6">
        <w:trPr>
          <w:trHeight w:hRule="exact" w:val="227"/>
        </w:trPr>
        <w:tc>
          <w:tcPr>
            <w:tcW w:w="2964" w:type="dxa"/>
            <w:shd w:val="clear" w:color="auto" w:fill="auto"/>
            <w:vAlign w:val="center"/>
          </w:tcPr>
          <w:p w14:paraId="33C102E3" w14:textId="77777777" w:rsidR="00295BD6" w:rsidRDefault="00000000">
            <w:pPr>
              <w:widowControl w:val="0"/>
              <w:snapToGrid w:val="0"/>
              <w:spacing w:after="0"/>
              <w:rPr>
                <w:sz w:val="18"/>
                <w:szCs w:val="18"/>
              </w:rPr>
            </w:pPr>
            <w:r>
              <w:rPr>
                <w:sz w:val="18"/>
                <w:szCs w:val="18"/>
              </w:rPr>
              <w:t>Robustness analysis</w:t>
            </w:r>
          </w:p>
        </w:tc>
        <w:tc>
          <w:tcPr>
            <w:tcW w:w="361" w:type="dxa"/>
            <w:shd w:val="clear" w:color="auto" w:fill="auto"/>
            <w:vAlign w:val="center"/>
          </w:tcPr>
          <w:p w14:paraId="0E989084" w14:textId="77777777" w:rsidR="00295BD6" w:rsidRDefault="00295BD6">
            <w:pPr>
              <w:widowControl w:val="0"/>
              <w:snapToGrid w:val="0"/>
              <w:spacing w:after="0"/>
              <w:rPr>
                <w:sz w:val="18"/>
                <w:szCs w:val="18"/>
              </w:rPr>
            </w:pPr>
          </w:p>
        </w:tc>
        <w:tc>
          <w:tcPr>
            <w:tcW w:w="308" w:type="dxa"/>
            <w:shd w:val="clear" w:color="auto" w:fill="auto"/>
            <w:vAlign w:val="center"/>
          </w:tcPr>
          <w:p w14:paraId="0DECC776" w14:textId="77777777" w:rsidR="00295BD6" w:rsidRDefault="00295BD6">
            <w:pPr>
              <w:widowControl w:val="0"/>
              <w:snapToGrid w:val="0"/>
              <w:spacing w:after="0"/>
              <w:rPr>
                <w:sz w:val="18"/>
                <w:szCs w:val="18"/>
              </w:rPr>
            </w:pPr>
          </w:p>
        </w:tc>
        <w:tc>
          <w:tcPr>
            <w:tcW w:w="343" w:type="dxa"/>
            <w:shd w:val="clear" w:color="auto" w:fill="auto"/>
            <w:vAlign w:val="center"/>
          </w:tcPr>
          <w:p w14:paraId="4FACB37D" w14:textId="77777777" w:rsidR="00295BD6" w:rsidRDefault="00295BD6">
            <w:pPr>
              <w:widowControl w:val="0"/>
              <w:snapToGrid w:val="0"/>
              <w:spacing w:after="0"/>
              <w:rPr>
                <w:sz w:val="18"/>
                <w:szCs w:val="18"/>
              </w:rPr>
            </w:pPr>
          </w:p>
        </w:tc>
        <w:tc>
          <w:tcPr>
            <w:tcW w:w="343" w:type="dxa"/>
            <w:shd w:val="clear" w:color="auto" w:fill="auto"/>
            <w:vAlign w:val="center"/>
          </w:tcPr>
          <w:p w14:paraId="2F6E900A" w14:textId="77777777" w:rsidR="00295BD6" w:rsidRDefault="00295BD6">
            <w:pPr>
              <w:widowControl w:val="0"/>
              <w:snapToGrid w:val="0"/>
              <w:spacing w:after="0"/>
              <w:rPr>
                <w:sz w:val="18"/>
                <w:szCs w:val="18"/>
              </w:rPr>
            </w:pPr>
          </w:p>
        </w:tc>
        <w:tc>
          <w:tcPr>
            <w:tcW w:w="344" w:type="dxa"/>
            <w:shd w:val="clear" w:color="auto" w:fill="auto"/>
            <w:vAlign w:val="center"/>
          </w:tcPr>
          <w:p w14:paraId="3F988A01" w14:textId="77777777" w:rsidR="00295BD6" w:rsidRDefault="00295BD6">
            <w:pPr>
              <w:widowControl w:val="0"/>
              <w:snapToGrid w:val="0"/>
              <w:spacing w:after="0"/>
              <w:rPr>
                <w:sz w:val="18"/>
                <w:szCs w:val="18"/>
              </w:rPr>
            </w:pPr>
          </w:p>
        </w:tc>
        <w:tc>
          <w:tcPr>
            <w:tcW w:w="343" w:type="dxa"/>
            <w:shd w:val="clear" w:color="auto" w:fill="DBE5F1" w:themeFill="accent1" w:themeFillTint="33"/>
            <w:vAlign w:val="center"/>
          </w:tcPr>
          <w:p w14:paraId="59F30EF2" w14:textId="77777777" w:rsidR="00295BD6" w:rsidRDefault="00295BD6">
            <w:pPr>
              <w:widowControl w:val="0"/>
              <w:snapToGrid w:val="0"/>
              <w:spacing w:after="0"/>
              <w:rPr>
                <w:sz w:val="18"/>
                <w:szCs w:val="18"/>
              </w:rPr>
            </w:pPr>
          </w:p>
        </w:tc>
        <w:tc>
          <w:tcPr>
            <w:tcW w:w="343" w:type="dxa"/>
            <w:shd w:val="clear" w:color="auto" w:fill="DBE5F1" w:themeFill="accent1" w:themeFillTint="33"/>
            <w:vAlign w:val="center"/>
          </w:tcPr>
          <w:p w14:paraId="5C9137CC" w14:textId="77777777" w:rsidR="00295BD6" w:rsidRDefault="00295BD6">
            <w:pPr>
              <w:widowControl w:val="0"/>
              <w:snapToGrid w:val="0"/>
              <w:spacing w:after="0"/>
              <w:rPr>
                <w:sz w:val="18"/>
                <w:szCs w:val="18"/>
              </w:rPr>
            </w:pPr>
          </w:p>
        </w:tc>
        <w:tc>
          <w:tcPr>
            <w:tcW w:w="344" w:type="dxa"/>
            <w:shd w:val="clear" w:color="auto" w:fill="auto"/>
            <w:vAlign w:val="center"/>
          </w:tcPr>
          <w:p w14:paraId="4A167DCD" w14:textId="77777777" w:rsidR="00295BD6" w:rsidRDefault="00295BD6">
            <w:pPr>
              <w:widowControl w:val="0"/>
              <w:snapToGrid w:val="0"/>
              <w:spacing w:after="0"/>
              <w:rPr>
                <w:sz w:val="18"/>
                <w:szCs w:val="18"/>
              </w:rPr>
            </w:pPr>
          </w:p>
        </w:tc>
        <w:tc>
          <w:tcPr>
            <w:tcW w:w="361" w:type="dxa"/>
            <w:tcBorders>
              <w:right w:val="nil"/>
            </w:tcBorders>
            <w:shd w:val="clear" w:color="auto" w:fill="auto"/>
            <w:vAlign w:val="center"/>
          </w:tcPr>
          <w:p w14:paraId="5BE50281" w14:textId="77777777" w:rsidR="00295BD6" w:rsidRDefault="00295BD6">
            <w:pPr>
              <w:widowControl w:val="0"/>
              <w:snapToGrid w:val="0"/>
              <w:spacing w:after="0"/>
              <w:rPr>
                <w:sz w:val="18"/>
                <w:szCs w:val="18"/>
              </w:rPr>
            </w:pPr>
          </w:p>
        </w:tc>
        <w:tc>
          <w:tcPr>
            <w:tcW w:w="434" w:type="dxa"/>
            <w:tcBorders>
              <w:right w:val="nil"/>
            </w:tcBorders>
            <w:shd w:val="clear" w:color="auto" w:fill="auto"/>
            <w:vAlign w:val="center"/>
          </w:tcPr>
          <w:p w14:paraId="7B9DF151" w14:textId="77777777" w:rsidR="00295BD6" w:rsidRDefault="00295BD6">
            <w:pPr>
              <w:widowControl w:val="0"/>
              <w:snapToGrid w:val="0"/>
              <w:spacing w:after="0"/>
              <w:rPr>
                <w:sz w:val="18"/>
                <w:szCs w:val="18"/>
              </w:rPr>
            </w:pPr>
          </w:p>
        </w:tc>
        <w:tc>
          <w:tcPr>
            <w:tcW w:w="524" w:type="dxa"/>
            <w:tcBorders>
              <w:right w:val="nil"/>
            </w:tcBorders>
            <w:shd w:val="clear" w:color="auto" w:fill="auto"/>
            <w:vAlign w:val="center"/>
          </w:tcPr>
          <w:p w14:paraId="753FA430" w14:textId="77777777" w:rsidR="00295BD6" w:rsidRDefault="00295BD6">
            <w:pPr>
              <w:widowControl w:val="0"/>
              <w:snapToGrid w:val="0"/>
              <w:spacing w:after="0"/>
              <w:rPr>
                <w:sz w:val="18"/>
                <w:szCs w:val="18"/>
              </w:rPr>
            </w:pPr>
          </w:p>
        </w:tc>
        <w:tc>
          <w:tcPr>
            <w:tcW w:w="542" w:type="dxa"/>
            <w:shd w:val="clear" w:color="auto" w:fill="auto"/>
            <w:vAlign w:val="center"/>
          </w:tcPr>
          <w:p w14:paraId="258AB7B5" w14:textId="77777777" w:rsidR="00295BD6" w:rsidRDefault="00295BD6">
            <w:pPr>
              <w:widowControl w:val="0"/>
              <w:snapToGrid w:val="0"/>
              <w:spacing w:after="0"/>
              <w:rPr>
                <w:sz w:val="18"/>
                <w:szCs w:val="18"/>
              </w:rPr>
            </w:pPr>
          </w:p>
        </w:tc>
      </w:tr>
      <w:tr w:rsidR="00295BD6" w14:paraId="403DC8FF" w14:textId="77777777" w:rsidTr="00295BD6">
        <w:trPr>
          <w:trHeight w:hRule="exact" w:val="227"/>
        </w:trPr>
        <w:tc>
          <w:tcPr>
            <w:tcW w:w="2964" w:type="dxa"/>
            <w:shd w:val="clear" w:color="auto" w:fill="auto"/>
            <w:vAlign w:val="center"/>
          </w:tcPr>
          <w:p w14:paraId="4DE9BED9" w14:textId="77777777" w:rsidR="00295BD6" w:rsidRDefault="00000000">
            <w:pPr>
              <w:widowControl w:val="0"/>
              <w:snapToGrid w:val="0"/>
              <w:spacing w:after="0"/>
              <w:rPr>
                <w:sz w:val="18"/>
                <w:szCs w:val="18"/>
              </w:rPr>
            </w:pPr>
            <w:r>
              <w:rPr>
                <w:sz w:val="18"/>
                <w:szCs w:val="18"/>
              </w:rPr>
              <w:t>Writing manuscript and reporting</w:t>
            </w:r>
          </w:p>
        </w:tc>
        <w:tc>
          <w:tcPr>
            <w:tcW w:w="361" w:type="dxa"/>
            <w:shd w:val="clear" w:color="auto" w:fill="auto"/>
            <w:vAlign w:val="center"/>
          </w:tcPr>
          <w:p w14:paraId="1B4B5BFB" w14:textId="77777777" w:rsidR="00295BD6" w:rsidRDefault="00295BD6">
            <w:pPr>
              <w:widowControl w:val="0"/>
              <w:snapToGrid w:val="0"/>
              <w:spacing w:after="0"/>
              <w:rPr>
                <w:sz w:val="18"/>
                <w:szCs w:val="18"/>
              </w:rPr>
            </w:pPr>
          </w:p>
        </w:tc>
        <w:tc>
          <w:tcPr>
            <w:tcW w:w="308" w:type="dxa"/>
            <w:shd w:val="clear" w:color="auto" w:fill="auto"/>
            <w:vAlign w:val="center"/>
          </w:tcPr>
          <w:p w14:paraId="35147B29" w14:textId="77777777" w:rsidR="00295BD6" w:rsidRDefault="00295BD6">
            <w:pPr>
              <w:widowControl w:val="0"/>
              <w:snapToGrid w:val="0"/>
              <w:spacing w:after="0"/>
              <w:rPr>
                <w:sz w:val="18"/>
                <w:szCs w:val="18"/>
              </w:rPr>
            </w:pPr>
          </w:p>
        </w:tc>
        <w:tc>
          <w:tcPr>
            <w:tcW w:w="343" w:type="dxa"/>
            <w:shd w:val="clear" w:color="auto" w:fill="auto"/>
            <w:vAlign w:val="center"/>
          </w:tcPr>
          <w:p w14:paraId="6DC5989A" w14:textId="77777777" w:rsidR="00295BD6" w:rsidRDefault="00295BD6">
            <w:pPr>
              <w:widowControl w:val="0"/>
              <w:snapToGrid w:val="0"/>
              <w:spacing w:after="0"/>
              <w:rPr>
                <w:sz w:val="18"/>
                <w:szCs w:val="18"/>
              </w:rPr>
            </w:pPr>
          </w:p>
        </w:tc>
        <w:tc>
          <w:tcPr>
            <w:tcW w:w="343" w:type="dxa"/>
            <w:shd w:val="clear" w:color="auto" w:fill="auto"/>
            <w:vAlign w:val="center"/>
          </w:tcPr>
          <w:p w14:paraId="507C3B70" w14:textId="77777777" w:rsidR="00295BD6" w:rsidRDefault="00295BD6">
            <w:pPr>
              <w:widowControl w:val="0"/>
              <w:snapToGrid w:val="0"/>
              <w:spacing w:after="0"/>
              <w:rPr>
                <w:sz w:val="18"/>
                <w:szCs w:val="18"/>
              </w:rPr>
            </w:pPr>
          </w:p>
        </w:tc>
        <w:tc>
          <w:tcPr>
            <w:tcW w:w="344" w:type="dxa"/>
            <w:shd w:val="clear" w:color="auto" w:fill="auto"/>
            <w:vAlign w:val="center"/>
          </w:tcPr>
          <w:p w14:paraId="49011C51" w14:textId="77777777" w:rsidR="00295BD6" w:rsidRDefault="00295BD6">
            <w:pPr>
              <w:widowControl w:val="0"/>
              <w:snapToGrid w:val="0"/>
              <w:spacing w:after="0"/>
              <w:rPr>
                <w:sz w:val="18"/>
                <w:szCs w:val="18"/>
              </w:rPr>
            </w:pPr>
          </w:p>
        </w:tc>
        <w:tc>
          <w:tcPr>
            <w:tcW w:w="343" w:type="dxa"/>
            <w:shd w:val="clear" w:color="auto" w:fill="FFFFFF" w:themeFill="background1"/>
            <w:vAlign w:val="center"/>
          </w:tcPr>
          <w:p w14:paraId="4AA82717" w14:textId="77777777" w:rsidR="00295BD6" w:rsidRDefault="00295BD6">
            <w:pPr>
              <w:widowControl w:val="0"/>
              <w:snapToGrid w:val="0"/>
              <w:spacing w:after="0"/>
              <w:rPr>
                <w:sz w:val="18"/>
                <w:szCs w:val="18"/>
              </w:rPr>
            </w:pPr>
          </w:p>
        </w:tc>
        <w:tc>
          <w:tcPr>
            <w:tcW w:w="343" w:type="dxa"/>
            <w:shd w:val="clear" w:color="auto" w:fill="C4BC96" w:themeFill="background2" w:themeFillShade="BF"/>
            <w:vAlign w:val="center"/>
          </w:tcPr>
          <w:p w14:paraId="2FF08B20" w14:textId="77777777" w:rsidR="00295BD6" w:rsidRDefault="00295BD6">
            <w:pPr>
              <w:widowControl w:val="0"/>
              <w:snapToGrid w:val="0"/>
              <w:spacing w:after="0"/>
              <w:rPr>
                <w:sz w:val="18"/>
                <w:szCs w:val="18"/>
              </w:rPr>
            </w:pPr>
          </w:p>
        </w:tc>
        <w:tc>
          <w:tcPr>
            <w:tcW w:w="344" w:type="dxa"/>
            <w:shd w:val="clear" w:color="auto" w:fill="C4BC96" w:themeFill="background2" w:themeFillShade="BF"/>
            <w:vAlign w:val="center"/>
          </w:tcPr>
          <w:p w14:paraId="3A162870" w14:textId="77777777" w:rsidR="00295BD6" w:rsidRDefault="00295BD6">
            <w:pPr>
              <w:widowControl w:val="0"/>
              <w:snapToGrid w:val="0"/>
              <w:spacing w:after="0"/>
              <w:rPr>
                <w:sz w:val="18"/>
                <w:szCs w:val="18"/>
              </w:rPr>
            </w:pPr>
          </w:p>
        </w:tc>
        <w:tc>
          <w:tcPr>
            <w:tcW w:w="361" w:type="dxa"/>
            <w:tcBorders>
              <w:right w:val="nil"/>
            </w:tcBorders>
            <w:shd w:val="clear" w:color="auto" w:fill="C4BC96" w:themeFill="background2" w:themeFillShade="BF"/>
            <w:vAlign w:val="center"/>
          </w:tcPr>
          <w:p w14:paraId="7F1A140B" w14:textId="77777777" w:rsidR="00295BD6" w:rsidRDefault="00295BD6">
            <w:pPr>
              <w:widowControl w:val="0"/>
              <w:snapToGrid w:val="0"/>
              <w:spacing w:after="0"/>
              <w:rPr>
                <w:sz w:val="18"/>
                <w:szCs w:val="18"/>
              </w:rPr>
            </w:pPr>
          </w:p>
        </w:tc>
        <w:tc>
          <w:tcPr>
            <w:tcW w:w="434" w:type="dxa"/>
            <w:tcBorders>
              <w:right w:val="nil"/>
            </w:tcBorders>
            <w:shd w:val="clear" w:color="auto" w:fill="C4BC96" w:themeFill="background2" w:themeFillShade="BF"/>
            <w:vAlign w:val="center"/>
          </w:tcPr>
          <w:p w14:paraId="267FF584" w14:textId="77777777" w:rsidR="00295BD6" w:rsidRDefault="00295BD6">
            <w:pPr>
              <w:widowControl w:val="0"/>
              <w:snapToGrid w:val="0"/>
              <w:spacing w:after="0"/>
              <w:rPr>
                <w:sz w:val="18"/>
                <w:szCs w:val="18"/>
              </w:rPr>
            </w:pPr>
          </w:p>
        </w:tc>
        <w:tc>
          <w:tcPr>
            <w:tcW w:w="524" w:type="dxa"/>
            <w:tcBorders>
              <w:right w:val="nil"/>
            </w:tcBorders>
            <w:shd w:val="clear" w:color="auto" w:fill="C4BC96" w:themeFill="background2" w:themeFillShade="BF"/>
            <w:vAlign w:val="center"/>
          </w:tcPr>
          <w:p w14:paraId="15FA84D3" w14:textId="77777777" w:rsidR="00295BD6" w:rsidRDefault="00295BD6">
            <w:pPr>
              <w:widowControl w:val="0"/>
              <w:snapToGrid w:val="0"/>
              <w:spacing w:after="0"/>
              <w:rPr>
                <w:sz w:val="18"/>
                <w:szCs w:val="18"/>
              </w:rPr>
            </w:pPr>
          </w:p>
        </w:tc>
        <w:tc>
          <w:tcPr>
            <w:tcW w:w="542" w:type="dxa"/>
            <w:shd w:val="clear" w:color="auto" w:fill="C4BC96" w:themeFill="background2" w:themeFillShade="BF"/>
            <w:vAlign w:val="center"/>
          </w:tcPr>
          <w:p w14:paraId="46C64B26" w14:textId="77777777" w:rsidR="00295BD6" w:rsidRDefault="00295BD6">
            <w:pPr>
              <w:widowControl w:val="0"/>
              <w:snapToGrid w:val="0"/>
              <w:spacing w:after="0"/>
              <w:rPr>
                <w:sz w:val="18"/>
                <w:szCs w:val="18"/>
              </w:rPr>
            </w:pPr>
          </w:p>
        </w:tc>
      </w:tr>
    </w:tbl>
    <w:p w14:paraId="1D54B076" w14:textId="77777777" w:rsidR="00295BD6" w:rsidRDefault="00295BD6">
      <w:pPr>
        <w:spacing w:before="36" w:after="36"/>
        <w:jc w:val="both"/>
        <w:rPr>
          <w:ins w:id="348" w:author="Ali Vahdati" w:date="2023-06-29T13:27:00Z"/>
        </w:rPr>
      </w:pPr>
    </w:p>
    <w:p w14:paraId="5BEC5A04" w14:textId="77777777" w:rsidR="00085F2D" w:rsidRDefault="00085F2D">
      <w:pPr>
        <w:spacing w:after="0"/>
        <w:rPr>
          <w:ins w:id="349" w:author="Ali Vahdati" w:date="2023-06-29T13:38:00Z"/>
          <w:rFonts w:asciiTheme="majorHAnsi" w:eastAsiaTheme="majorEastAsia" w:hAnsiTheme="majorHAnsi" w:cstheme="majorBidi"/>
          <w:b/>
          <w:bCs/>
          <w:color w:val="4F81BD" w:themeColor="accent1"/>
          <w:sz w:val="32"/>
          <w:szCs w:val="32"/>
        </w:rPr>
      </w:pPr>
      <w:ins w:id="350" w:author="Ali Vahdati" w:date="2023-06-29T13:38:00Z">
        <w:r>
          <w:br w:type="page"/>
        </w:r>
      </w:ins>
    </w:p>
    <w:p w14:paraId="76E36317" w14:textId="0A864406" w:rsidR="0042125D" w:rsidRPr="0042125D" w:rsidRDefault="0042125D">
      <w:pPr>
        <w:pStyle w:val="Heading1"/>
        <w:rPr>
          <w:ins w:id="351" w:author="Ali Vahdati" w:date="2023-06-29T13:27:00Z"/>
        </w:rPr>
        <w:pPrChange w:id="352" w:author="Ali Vahdati" w:date="2023-06-29T13:27:00Z">
          <w:pPr>
            <w:spacing w:before="36" w:after="36"/>
            <w:jc w:val="both"/>
          </w:pPr>
        </w:pPrChange>
      </w:pPr>
      <w:ins w:id="353" w:author="Ali Vahdati" w:date="2023-06-29T13:27:00Z">
        <w:r>
          <w:lastRenderedPageBreak/>
          <w:t>References</w:t>
        </w:r>
        <w:r>
          <w:br/>
        </w:r>
      </w:ins>
    </w:p>
    <w:p w14:paraId="4F9C3FA8" w14:textId="77777777" w:rsidR="0042125D" w:rsidRPr="00455317" w:rsidRDefault="0042125D" w:rsidP="0042125D">
      <w:pPr>
        <w:adjustRightInd w:val="0"/>
        <w:rPr>
          <w:ins w:id="354" w:author="Ali Vahdati" w:date="2023-06-29T13:27:00Z"/>
          <w:u w:val="single"/>
        </w:rPr>
      </w:pPr>
      <w:ins w:id="355" w:author="Ali Vahdati" w:date="2023-06-29T13:27:00Z">
        <w:r w:rsidRPr="00455317">
          <w:t xml:space="preserve">Ali, E., Cramer, W., </w:t>
        </w:r>
        <w:proofErr w:type="spellStart"/>
        <w:r w:rsidRPr="00455317">
          <w:t>Carnicer</w:t>
        </w:r>
        <w:proofErr w:type="spellEnd"/>
        <w:r w:rsidRPr="00455317">
          <w:t xml:space="preserve">, J., </w:t>
        </w:r>
        <w:proofErr w:type="spellStart"/>
        <w:r w:rsidRPr="00455317">
          <w:t>Georgopoulou</w:t>
        </w:r>
        <w:proofErr w:type="spellEnd"/>
        <w:r w:rsidRPr="00455317">
          <w:t xml:space="preserve">, E., </w:t>
        </w:r>
        <w:proofErr w:type="spellStart"/>
        <w:r w:rsidRPr="00455317">
          <w:t>Hilmi</w:t>
        </w:r>
        <w:proofErr w:type="spellEnd"/>
        <w:r w:rsidRPr="00455317">
          <w:t xml:space="preserve">, N.J.M., Le </w:t>
        </w:r>
        <w:proofErr w:type="spellStart"/>
        <w:r w:rsidRPr="00455317">
          <w:t>Cozannet</w:t>
        </w:r>
        <w:proofErr w:type="spellEnd"/>
        <w:r w:rsidRPr="00455317">
          <w:t xml:space="preserve">, G. et al. (2022). Cross-Chapter Paper 4: Mediterranean Region. In: H.O. </w:t>
        </w:r>
        <w:proofErr w:type="spellStart"/>
        <w:r w:rsidRPr="00455317">
          <w:t>Pörtner</w:t>
        </w:r>
        <w:proofErr w:type="spellEnd"/>
        <w:r w:rsidRPr="00455317">
          <w:t xml:space="preserve">, D.C. Roberts, M. </w:t>
        </w:r>
        <w:proofErr w:type="spellStart"/>
        <w:r w:rsidRPr="00455317">
          <w:t>Tignor</w:t>
        </w:r>
        <w:proofErr w:type="spellEnd"/>
        <w:r w:rsidRPr="00455317">
          <w:t xml:space="preserve">, E.S. </w:t>
        </w:r>
        <w:proofErr w:type="spellStart"/>
        <w:r w:rsidRPr="00455317">
          <w:t>Poloczanska</w:t>
        </w:r>
        <w:proofErr w:type="spellEnd"/>
        <w:r w:rsidRPr="00455317">
          <w:t xml:space="preserve">, K. </w:t>
        </w:r>
        <w:proofErr w:type="spellStart"/>
        <w:r w:rsidRPr="00455317">
          <w:t>Mintenbeck</w:t>
        </w:r>
        <w:proofErr w:type="spellEnd"/>
        <w:r w:rsidRPr="00455317">
          <w:t xml:space="preserve">, A. </w:t>
        </w:r>
        <w:proofErr w:type="spellStart"/>
        <w:r w:rsidRPr="00455317">
          <w:t>Alegría</w:t>
        </w:r>
        <w:proofErr w:type="spellEnd"/>
        <w:r w:rsidRPr="00455317">
          <w:t xml:space="preserve">, M. Craig, S. et al. (Eds.). </w:t>
        </w:r>
        <w:r w:rsidRPr="00455317">
          <w:rPr>
            <w:i/>
            <w:iCs/>
          </w:rPr>
          <w:t>Climate Change 2022: Impacts, Adaptation and Vulnerability. Contribution of Working Group II to the Sixth Assessment Report of the Intergovernmental Panel on Climate Change,</w:t>
        </w:r>
        <w:r w:rsidRPr="00455317">
          <w:t xml:space="preserve"> Cambridge, UK and New York, NY, USA, Cambridge University Press, pp. 2233–2272. </w:t>
        </w:r>
        <w:r w:rsidRPr="00455317">
          <w:rPr>
            <w:u w:val="single"/>
          </w:rPr>
          <w:t>doi:10.1017/9781009325844.021.</w:t>
        </w:r>
      </w:ins>
    </w:p>
    <w:p w14:paraId="3842FB54" w14:textId="77777777" w:rsidR="0042125D" w:rsidRPr="00455317" w:rsidRDefault="0042125D" w:rsidP="0042125D">
      <w:pPr>
        <w:rPr>
          <w:ins w:id="356" w:author="Ali Vahdati" w:date="2023-06-29T13:27:00Z"/>
          <w:rFonts w:cstheme="minorHAnsi"/>
        </w:rPr>
      </w:pPr>
      <w:ins w:id="357" w:author="Ali Vahdati" w:date="2023-06-29T13:27:00Z">
        <w:r w:rsidRPr="00455317">
          <w:rPr>
            <w:rFonts w:cstheme="minorHAnsi"/>
            <w:shd w:val="clear" w:color="auto" w:fill="FFFFFF"/>
          </w:rPr>
          <w:t>Brown, B.L. and Swan, C.M. (2010), Dendritic network structure constrains metacommunity properties in riverine ecosystems. Journal of Animal Ecology, 79: 571-580. </w:t>
        </w:r>
        <w:r>
          <w:fldChar w:fldCharType="begin"/>
        </w:r>
        <w:r>
          <w:instrText>HYPERLINK "https://doi.org/10.1111/j.1365-2656.2010.01668.x"</w:instrText>
        </w:r>
        <w:r>
          <w:fldChar w:fldCharType="separate"/>
        </w:r>
        <w:r w:rsidRPr="00455317">
          <w:rPr>
            <w:rStyle w:val="Hyperlink"/>
            <w:rFonts w:cstheme="minorHAnsi"/>
            <w:color w:val="auto"/>
            <w:shd w:val="clear" w:color="auto" w:fill="FFFFFF"/>
          </w:rPr>
          <w:t>https://doi.org/10.1111/j.1365-2656.2010.01668.x</w:t>
        </w:r>
        <w:r>
          <w:rPr>
            <w:rStyle w:val="Hyperlink"/>
            <w:rFonts w:cstheme="minorHAnsi"/>
            <w:color w:val="auto"/>
            <w:shd w:val="clear" w:color="auto" w:fill="FFFFFF"/>
          </w:rPr>
          <w:fldChar w:fldCharType="end"/>
        </w:r>
      </w:ins>
    </w:p>
    <w:p w14:paraId="7CB0A38C" w14:textId="77777777" w:rsidR="0042125D" w:rsidRPr="00455317" w:rsidRDefault="0042125D" w:rsidP="0042125D">
      <w:pPr>
        <w:rPr>
          <w:ins w:id="358" w:author="Ali Vahdati" w:date="2023-06-29T13:27:00Z"/>
          <w:lang w:eastAsia="es-ES_tradnl"/>
        </w:rPr>
      </w:pPr>
      <w:ins w:id="359" w:author="Ali Vahdati" w:date="2023-06-29T13:27:00Z">
        <w:r w:rsidRPr="00455317">
          <w:rPr>
            <w:lang w:eastAsia="es-ES_tradnl"/>
          </w:rPr>
          <w:t xml:space="preserve">Bernardo, J.M., </w:t>
        </w:r>
        <w:proofErr w:type="spellStart"/>
        <w:r w:rsidRPr="00455317">
          <w:rPr>
            <w:lang w:eastAsia="es-ES_tradnl"/>
          </w:rPr>
          <w:t>Ilhéu</w:t>
        </w:r>
        <w:proofErr w:type="spellEnd"/>
        <w:r w:rsidRPr="00455317">
          <w:rPr>
            <w:lang w:eastAsia="es-ES_tradnl"/>
          </w:rPr>
          <w:t xml:space="preserve">, M., </w:t>
        </w:r>
        <w:proofErr w:type="spellStart"/>
        <w:r w:rsidRPr="00455317">
          <w:rPr>
            <w:lang w:eastAsia="es-ES_tradnl"/>
          </w:rPr>
          <w:t>Matono</w:t>
        </w:r>
        <w:proofErr w:type="spellEnd"/>
        <w:r w:rsidRPr="00455317">
          <w:rPr>
            <w:lang w:eastAsia="es-ES_tradnl"/>
          </w:rPr>
          <w:t xml:space="preserve">, P. &amp; Costa, A.M. (2003). Interannual variation of fish assemblage structure in a Mediterranean river: Implications of streamflow on the dominance of native or exotic species. </w:t>
        </w:r>
        <w:r w:rsidRPr="00455317">
          <w:rPr>
            <w:i/>
            <w:iCs/>
            <w:lang w:eastAsia="es-ES_tradnl"/>
          </w:rPr>
          <w:t>River Research and Applications</w:t>
        </w:r>
        <w:r w:rsidRPr="00455317">
          <w:rPr>
            <w:lang w:eastAsia="es-ES_tradnl"/>
          </w:rPr>
          <w:t>, 19, 1–12.</w:t>
        </w:r>
      </w:ins>
    </w:p>
    <w:p w14:paraId="1F7F307E" w14:textId="77777777" w:rsidR="0042125D" w:rsidRPr="00455317" w:rsidRDefault="0042125D" w:rsidP="0042125D">
      <w:pPr>
        <w:adjustRightInd w:val="0"/>
        <w:rPr>
          <w:ins w:id="360" w:author="Ali Vahdati" w:date="2023-06-29T13:27:00Z"/>
        </w:rPr>
      </w:pPr>
      <w:proofErr w:type="spellStart"/>
      <w:ins w:id="361" w:author="Ali Vahdati" w:date="2023-06-29T13:27:00Z">
        <w:r w:rsidRPr="00455317">
          <w:t>Gasith</w:t>
        </w:r>
        <w:proofErr w:type="spellEnd"/>
        <w:r w:rsidRPr="00455317">
          <w:t xml:space="preserve">, A. &amp; </w:t>
        </w:r>
        <w:proofErr w:type="spellStart"/>
        <w:r w:rsidRPr="00455317">
          <w:t>Resh</w:t>
        </w:r>
        <w:proofErr w:type="spellEnd"/>
        <w:r w:rsidRPr="00455317">
          <w:t xml:space="preserve">, V.H. (1999) Streams in Mediterranean climate regions: Abiotic influences and biotic responses to predictable seasonal events. </w:t>
        </w:r>
        <w:r w:rsidRPr="00455317">
          <w:rPr>
            <w:i/>
            <w:iCs/>
          </w:rPr>
          <w:t>Annual Review of Ecology and Systematics</w:t>
        </w:r>
        <w:r w:rsidRPr="00455317">
          <w:t>, 30, 51–81.</w:t>
        </w:r>
      </w:ins>
    </w:p>
    <w:p w14:paraId="6D740459" w14:textId="77777777" w:rsidR="0042125D" w:rsidRPr="00455317" w:rsidRDefault="0042125D" w:rsidP="0042125D">
      <w:pPr>
        <w:adjustRightInd w:val="0"/>
        <w:rPr>
          <w:ins w:id="362" w:author="Ali Vahdati" w:date="2023-06-29T13:27:00Z"/>
          <w:rStyle w:val="Hyperlink"/>
          <w:color w:val="auto"/>
        </w:rPr>
      </w:pPr>
      <w:proofErr w:type="spellStart"/>
      <w:ins w:id="363" w:author="Ali Vahdati" w:date="2023-06-29T13:27:00Z">
        <w:r w:rsidRPr="00455317">
          <w:rPr>
            <w:rStyle w:val="Hyperlink"/>
            <w:color w:val="auto"/>
          </w:rPr>
          <w:t>Jarić</w:t>
        </w:r>
        <w:proofErr w:type="spellEnd"/>
        <w:r w:rsidRPr="00455317">
          <w:rPr>
            <w:rStyle w:val="Hyperlink"/>
            <w:color w:val="auto"/>
          </w:rPr>
          <w:t xml:space="preserve"> I, Lennox RJ, </w:t>
        </w:r>
        <w:proofErr w:type="spellStart"/>
        <w:r w:rsidRPr="00455317">
          <w:rPr>
            <w:rStyle w:val="Hyperlink"/>
            <w:color w:val="auto"/>
          </w:rPr>
          <w:t>Kalinkat</w:t>
        </w:r>
        <w:proofErr w:type="spellEnd"/>
        <w:r w:rsidRPr="00455317">
          <w:rPr>
            <w:rStyle w:val="Hyperlink"/>
            <w:color w:val="auto"/>
          </w:rPr>
          <w:t xml:space="preserve"> G, </w:t>
        </w:r>
        <w:proofErr w:type="spellStart"/>
        <w:r w:rsidRPr="00455317">
          <w:rPr>
            <w:rStyle w:val="Hyperlink"/>
            <w:color w:val="auto"/>
          </w:rPr>
          <w:t>CvijanovićG</w:t>
        </w:r>
        <w:proofErr w:type="spellEnd"/>
        <w:r w:rsidRPr="00455317">
          <w:rPr>
            <w:rStyle w:val="Hyperlink"/>
            <w:color w:val="auto"/>
          </w:rPr>
          <w:t xml:space="preserve">, </w:t>
        </w:r>
        <w:proofErr w:type="spellStart"/>
        <w:r w:rsidRPr="00455317">
          <w:rPr>
            <w:rStyle w:val="Hyperlink"/>
            <w:color w:val="auto"/>
          </w:rPr>
          <w:t>Radinger</w:t>
        </w:r>
        <w:proofErr w:type="spellEnd"/>
        <w:r w:rsidRPr="00455317">
          <w:rPr>
            <w:rStyle w:val="Hyperlink"/>
            <w:color w:val="auto"/>
          </w:rPr>
          <w:t xml:space="preserve"> J. Susceptibility of European freshwater fish to climate change: Species profiling based on life‐history and environmental characteristics. Glob </w:t>
        </w:r>
        <w:proofErr w:type="spellStart"/>
        <w:r w:rsidRPr="00455317">
          <w:rPr>
            <w:rStyle w:val="Hyperlink"/>
            <w:color w:val="auto"/>
          </w:rPr>
          <w:t>ChangeBiol</w:t>
        </w:r>
        <w:proofErr w:type="spellEnd"/>
        <w:r w:rsidRPr="00455317">
          <w:rPr>
            <w:rStyle w:val="Hyperlink"/>
            <w:color w:val="auto"/>
          </w:rPr>
          <w:t>. 2019;25:448–458.https://doi.org/10.1111/gcb.14518458</w:t>
        </w:r>
      </w:ins>
    </w:p>
    <w:p w14:paraId="16D7BB7A" w14:textId="77777777" w:rsidR="0042125D" w:rsidRPr="00455317" w:rsidRDefault="0042125D" w:rsidP="0042125D">
      <w:pPr>
        <w:adjustRightInd w:val="0"/>
        <w:rPr>
          <w:ins w:id="364" w:author="Ali Vahdati" w:date="2023-06-29T13:27:00Z"/>
          <w:lang w:val="es-ES"/>
        </w:rPr>
      </w:pPr>
      <w:proofErr w:type="spellStart"/>
      <w:ins w:id="365" w:author="Ali Vahdati" w:date="2023-06-29T13:27:00Z">
        <w:r w:rsidRPr="00455317">
          <w:t>Magalhães</w:t>
        </w:r>
        <w:proofErr w:type="spellEnd"/>
        <w:r w:rsidRPr="00455317">
          <w:t xml:space="preserve">, M.F., Beja, P., Schlosser, I.J. &amp; </w:t>
        </w:r>
        <w:proofErr w:type="spellStart"/>
        <w:r w:rsidRPr="00455317">
          <w:t>Collares</w:t>
        </w:r>
        <w:proofErr w:type="spellEnd"/>
        <w:r w:rsidRPr="00455317">
          <w:t xml:space="preserve">-Pereira, M.J. (2007). Effects of multi-year droughts on fish assemblages of seasonally drying Mediterranean streams. </w:t>
        </w:r>
        <w:proofErr w:type="spellStart"/>
        <w:r w:rsidRPr="00455317">
          <w:rPr>
            <w:i/>
            <w:iCs/>
            <w:lang w:val="es-ES"/>
          </w:rPr>
          <w:t>Freshwater</w:t>
        </w:r>
        <w:proofErr w:type="spellEnd"/>
        <w:r w:rsidRPr="00455317">
          <w:rPr>
            <w:i/>
            <w:iCs/>
            <w:lang w:val="es-ES"/>
          </w:rPr>
          <w:t xml:space="preserve"> </w:t>
        </w:r>
        <w:proofErr w:type="spellStart"/>
        <w:r w:rsidRPr="00455317">
          <w:rPr>
            <w:i/>
            <w:iCs/>
            <w:lang w:val="es-ES"/>
          </w:rPr>
          <w:t>Biology</w:t>
        </w:r>
        <w:proofErr w:type="spellEnd"/>
        <w:r w:rsidRPr="00455317">
          <w:rPr>
            <w:lang w:val="es-ES"/>
          </w:rPr>
          <w:t xml:space="preserve">, 52, 1494–1510. </w:t>
        </w:r>
      </w:ins>
    </w:p>
    <w:p w14:paraId="6D3FF595" w14:textId="77777777" w:rsidR="0042125D" w:rsidRPr="00455317" w:rsidRDefault="0042125D" w:rsidP="0042125D">
      <w:pPr>
        <w:rPr>
          <w:ins w:id="366" w:author="Ali Vahdati" w:date="2023-06-29T13:27:00Z"/>
        </w:rPr>
      </w:pPr>
      <w:proofErr w:type="spellStart"/>
      <w:ins w:id="367" w:author="Ali Vahdati" w:date="2023-06-29T13:27:00Z">
        <w:r w:rsidRPr="00455317">
          <w:t>Reyjol</w:t>
        </w:r>
        <w:proofErr w:type="spellEnd"/>
        <w:r w:rsidRPr="00455317">
          <w:t xml:space="preserve">, Y., </w:t>
        </w:r>
        <w:proofErr w:type="spellStart"/>
        <w:r w:rsidRPr="00455317">
          <w:t>Hugueny</w:t>
        </w:r>
        <w:proofErr w:type="spellEnd"/>
        <w:r w:rsidRPr="00455317">
          <w:t xml:space="preserve">, B., Pont, D., Bianco, P.G., </w:t>
        </w:r>
        <w:proofErr w:type="spellStart"/>
        <w:r w:rsidRPr="00455317">
          <w:t>Beier</w:t>
        </w:r>
        <w:proofErr w:type="spellEnd"/>
        <w:r w:rsidRPr="00455317">
          <w:t xml:space="preserve">, U., </w:t>
        </w:r>
        <w:proofErr w:type="spellStart"/>
        <w:r w:rsidRPr="00455317">
          <w:t>Caiola</w:t>
        </w:r>
        <w:proofErr w:type="spellEnd"/>
        <w:r w:rsidRPr="00455317">
          <w:t xml:space="preserve">, N. et al. (2007). Patterns in species richness and endemism of European freshwater fish. </w:t>
        </w:r>
        <w:r w:rsidRPr="00455317">
          <w:rPr>
            <w:i/>
            <w:iCs/>
          </w:rPr>
          <w:t xml:space="preserve">Global Ecology and Biogeography, </w:t>
        </w:r>
        <w:r w:rsidRPr="00455317">
          <w:t>16, 65–75. doi:10.1111/j.1466-8238.2006.00264.x</w:t>
        </w:r>
      </w:ins>
    </w:p>
    <w:p w14:paraId="49BD5328" w14:textId="77777777" w:rsidR="0042125D" w:rsidRPr="00455317" w:rsidRDefault="0042125D" w:rsidP="0042125D">
      <w:pPr>
        <w:rPr>
          <w:ins w:id="368" w:author="Ali Vahdati" w:date="2023-06-29T13:27:00Z"/>
          <w:shd w:val="clear" w:color="auto" w:fill="FFFFFF"/>
        </w:rPr>
      </w:pPr>
      <w:ins w:id="369" w:author="Ali Vahdati" w:date="2023-06-29T13:27:00Z">
        <w:r w:rsidRPr="00455317">
          <w:rPr>
            <w:shd w:val="clear" w:color="auto" w:fill="FFFFFF"/>
          </w:rPr>
          <w:t xml:space="preserve">Smith, K. G., &amp; </w:t>
        </w:r>
        <w:proofErr w:type="spellStart"/>
        <w:r w:rsidRPr="00455317">
          <w:rPr>
            <w:shd w:val="clear" w:color="auto" w:fill="FFFFFF"/>
          </w:rPr>
          <w:t>Darwall</w:t>
        </w:r>
        <w:proofErr w:type="spellEnd"/>
        <w:r w:rsidRPr="00455317">
          <w:rPr>
            <w:shd w:val="clear" w:color="auto" w:fill="FFFFFF"/>
          </w:rPr>
          <w:t>, W. R. (Eds.) (2006). </w:t>
        </w:r>
        <w:r w:rsidRPr="00455317">
          <w:rPr>
            <w:i/>
            <w:iCs/>
            <w:shd w:val="clear" w:color="auto" w:fill="FFFFFF"/>
          </w:rPr>
          <w:t>The status and distribution of freshwater fish endemic to the Mediterranean Basin</w:t>
        </w:r>
        <w:r w:rsidRPr="00455317">
          <w:rPr>
            <w:shd w:val="clear" w:color="auto" w:fill="FFFFFF"/>
          </w:rPr>
          <w:t> (Vol. 1). IUCN.</w:t>
        </w:r>
        <w:r w:rsidRPr="00455317">
          <w:t xml:space="preserve"> Gland, Switzerland and Cambridge, UK.</w:t>
        </w:r>
      </w:ins>
    </w:p>
    <w:p w14:paraId="7F2C1373" w14:textId="77777777" w:rsidR="0042125D" w:rsidRPr="00455317" w:rsidRDefault="0042125D" w:rsidP="0042125D">
      <w:pPr>
        <w:rPr>
          <w:ins w:id="370" w:author="Ali Vahdati" w:date="2023-06-29T13:27:00Z"/>
          <w:rStyle w:val="Hyperlink"/>
          <w:color w:val="auto"/>
        </w:rPr>
      </w:pPr>
      <w:ins w:id="371" w:author="Ali Vahdati" w:date="2023-06-29T13:27:00Z">
        <w:r w:rsidRPr="00455317">
          <w:t xml:space="preserve">Valerio, C., </w:t>
        </w:r>
        <w:proofErr w:type="spellStart"/>
        <w:r w:rsidRPr="00455317">
          <w:t>Baquero</w:t>
        </w:r>
        <w:proofErr w:type="spellEnd"/>
        <w:r w:rsidRPr="00455317">
          <w:t>, R. A., Gómez Nicola, G., Garrido, A., &amp; De Stefano, L. (2022). Shedding light on the decline of Iberian freshwater fish species over the period 1980–2020. Freshwater Biology, 67, 169 0 – 17 0 7.  https://doi.org/10.1111/fwb.13963</w:t>
        </w:r>
      </w:ins>
    </w:p>
    <w:p w14:paraId="60DAF3B5" w14:textId="77777777" w:rsidR="0042125D" w:rsidRDefault="0042125D">
      <w:pPr>
        <w:spacing w:before="36" w:after="36"/>
        <w:jc w:val="both"/>
      </w:pPr>
    </w:p>
    <w:sectPr w:rsidR="0042125D">
      <w:pgSz w:w="12240" w:h="15840"/>
      <w:pgMar w:top="1440" w:right="1440" w:bottom="1440" w:left="117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717B3"/>
    <w:multiLevelType w:val="multilevel"/>
    <w:tmpl w:val="BDF87B6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 w15:restartNumberingAfterBreak="0">
    <w:nsid w:val="24784FFD"/>
    <w:multiLevelType w:val="multilevel"/>
    <w:tmpl w:val="BBCE4842"/>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 w15:restartNumberingAfterBreak="0">
    <w:nsid w:val="275A5AC9"/>
    <w:multiLevelType w:val="multilevel"/>
    <w:tmpl w:val="24CE6B2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3" w15:restartNumberingAfterBreak="0">
    <w:nsid w:val="2CAF6A03"/>
    <w:multiLevelType w:val="multilevel"/>
    <w:tmpl w:val="84B45BE4"/>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4" w15:restartNumberingAfterBreak="0">
    <w:nsid w:val="3B3E692D"/>
    <w:multiLevelType w:val="multilevel"/>
    <w:tmpl w:val="4BB239D4"/>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5" w15:restartNumberingAfterBreak="0">
    <w:nsid w:val="3ED816D3"/>
    <w:multiLevelType w:val="multilevel"/>
    <w:tmpl w:val="B998949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5448136C"/>
    <w:multiLevelType w:val="multilevel"/>
    <w:tmpl w:val="7D546028"/>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7" w15:restartNumberingAfterBreak="0">
    <w:nsid w:val="55DD3D42"/>
    <w:multiLevelType w:val="multilevel"/>
    <w:tmpl w:val="82CA07D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8" w15:restartNumberingAfterBreak="0">
    <w:nsid w:val="5B772F6A"/>
    <w:multiLevelType w:val="multilevel"/>
    <w:tmpl w:val="4B8A455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9" w15:restartNumberingAfterBreak="0">
    <w:nsid w:val="5C9E7426"/>
    <w:multiLevelType w:val="multilevel"/>
    <w:tmpl w:val="3816070A"/>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0" w15:restartNumberingAfterBreak="0">
    <w:nsid w:val="5E6C2CAF"/>
    <w:multiLevelType w:val="multilevel"/>
    <w:tmpl w:val="06205664"/>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1" w15:restartNumberingAfterBreak="0">
    <w:nsid w:val="5E9B2767"/>
    <w:multiLevelType w:val="hybridMultilevel"/>
    <w:tmpl w:val="3DA69C5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9005FCF"/>
    <w:multiLevelType w:val="multilevel"/>
    <w:tmpl w:val="979A80D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3" w15:restartNumberingAfterBreak="0">
    <w:nsid w:val="6A836407"/>
    <w:multiLevelType w:val="multilevel"/>
    <w:tmpl w:val="70C2324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4" w15:restartNumberingAfterBreak="0">
    <w:nsid w:val="72DA6FE0"/>
    <w:multiLevelType w:val="multilevel"/>
    <w:tmpl w:val="6122B4D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num w:numId="1" w16cid:durableId="1834566860">
    <w:abstractNumId w:val="12"/>
  </w:num>
  <w:num w:numId="2" w16cid:durableId="1672681370">
    <w:abstractNumId w:val="4"/>
  </w:num>
  <w:num w:numId="3" w16cid:durableId="2027636914">
    <w:abstractNumId w:val="1"/>
  </w:num>
  <w:num w:numId="4" w16cid:durableId="1392463293">
    <w:abstractNumId w:val="10"/>
  </w:num>
  <w:num w:numId="5" w16cid:durableId="383409924">
    <w:abstractNumId w:val="6"/>
  </w:num>
  <w:num w:numId="6" w16cid:durableId="1486509066">
    <w:abstractNumId w:val="3"/>
  </w:num>
  <w:num w:numId="7" w16cid:durableId="900945434">
    <w:abstractNumId w:val="14"/>
  </w:num>
  <w:num w:numId="8" w16cid:durableId="1706829391">
    <w:abstractNumId w:val="7"/>
  </w:num>
  <w:num w:numId="9" w16cid:durableId="1241406499">
    <w:abstractNumId w:val="0"/>
  </w:num>
  <w:num w:numId="10" w16cid:durableId="1654066767">
    <w:abstractNumId w:val="8"/>
  </w:num>
  <w:num w:numId="11" w16cid:durableId="508984786">
    <w:abstractNumId w:val="2"/>
  </w:num>
  <w:num w:numId="12" w16cid:durableId="93941798">
    <w:abstractNumId w:val="13"/>
  </w:num>
  <w:num w:numId="13" w16cid:durableId="1773282360">
    <w:abstractNumId w:val="5"/>
  </w:num>
  <w:num w:numId="14" w16cid:durableId="216405797">
    <w:abstractNumId w:val="4"/>
    <w:lvlOverride w:ilvl="0">
      <w:startOverride w:val="1"/>
    </w:lvlOverride>
  </w:num>
  <w:num w:numId="15" w16cid:durableId="2142189890">
    <w:abstractNumId w:val="4"/>
  </w:num>
  <w:num w:numId="16" w16cid:durableId="47269886">
    <w:abstractNumId w:val="4"/>
    <w:lvlOverride w:ilvl="0">
      <w:startOverride w:val="1"/>
    </w:lvlOverride>
  </w:num>
  <w:num w:numId="17" w16cid:durableId="1620525817">
    <w:abstractNumId w:val="4"/>
  </w:num>
  <w:num w:numId="18" w16cid:durableId="2122724432">
    <w:abstractNumId w:val="4"/>
  </w:num>
  <w:num w:numId="19" w16cid:durableId="672414065">
    <w:abstractNumId w:val="4"/>
  </w:num>
  <w:num w:numId="20" w16cid:durableId="142435488">
    <w:abstractNumId w:val="12"/>
  </w:num>
  <w:num w:numId="21" w16cid:durableId="165480084">
    <w:abstractNumId w:val="12"/>
  </w:num>
  <w:num w:numId="22" w16cid:durableId="1534921360">
    <w:abstractNumId w:val="12"/>
  </w:num>
  <w:num w:numId="23" w16cid:durableId="372390416">
    <w:abstractNumId w:val="12"/>
  </w:num>
  <w:num w:numId="24" w16cid:durableId="1374967628">
    <w:abstractNumId w:val="12"/>
  </w:num>
  <w:num w:numId="25" w16cid:durableId="1154369361">
    <w:abstractNumId w:val="11"/>
  </w:num>
  <w:num w:numId="26" w16cid:durableId="730664143">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i Vahdati">
    <w15:presenceInfo w15:providerId="Windows Live" w15:userId="c9cc0debccf7cd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trackRevisions/>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295BD6"/>
    <w:rsid w:val="00085F2D"/>
    <w:rsid w:val="000D0448"/>
    <w:rsid w:val="00265C42"/>
    <w:rsid w:val="00281AAC"/>
    <w:rsid w:val="00295BD6"/>
    <w:rsid w:val="003E31AA"/>
    <w:rsid w:val="0042125D"/>
    <w:rsid w:val="005440E6"/>
    <w:rsid w:val="00665468"/>
    <w:rsid w:val="006B6FAA"/>
    <w:rsid w:val="00701082"/>
    <w:rsid w:val="007228AA"/>
    <w:rsid w:val="007A3CF7"/>
    <w:rsid w:val="00856CC6"/>
    <w:rsid w:val="008E5E5A"/>
    <w:rsid w:val="009A0EC9"/>
    <w:rsid w:val="00B02911"/>
    <w:rsid w:val="00BA2C46"/>
    <w:rsid w:val="00C077EC"/>
    <w:rsid w:val="00CA47ED"/>
    <w:rsid w:val="00CC0851"/>
    <w:rsid w:val="00D36454"/>
    <w:rsid w:val="00EA1E21"/>
    <w:rsid w:val="00FA73A5"/>
    <w:rsid w:val="00FB4F5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CB1DBA1"/>
  <w15:docId w15:val="{AC1274FA-0D03-4779-B3B1-4995C2BE3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SectionNumber">
    <w:name w:val="Section Number"/>
    <w:basedOn w:val="CaptionChar"/>
    <w:qFormat/>
  </w:style>
  <w:style w:type="character" w:customStyle="1" w:styleId="FootnoteCharacters">
    <w:name w:val="Footnote Characters"/>
    <w:basedOn w:val="CaptionChar"/>
    <w:qFormat/>
    <w:rPr>
      <w:vertAlign w:val="superscript"/>
    </w:rPr>
  </w:style>
  <w:style w:type="character" w:customStyle="1" w:styleId="FootnoteAnchor">
    <w:name w:val="Footnote Anchor"/>
    <w:rPr>
      <w:vertAlign w:val="superscript"/>
    </w:rPr>
  </w:style>
  <w:style w:type="character" w:styleId="Hyperlink">
    <w:name w:val="Hyperlink"/>
    <w:basedOn w:val="CaptionChar"/>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qFormat/>
    <w:pPr>
      <w:spacing w:before="180" w:after="180"/>
    </w:pPr>
  </w:style>
  <w:style w:type="paragraph" w:styleId="List">
    <w:name w:val="List"/>
    <w:basedOn w:val="BodyText"/>
    <w:rPr>
      <w:rFonts w:cs="Lohit Devanagari"/>
    </w:rPr>
  </w:style>
  <w:style w:type="paragraph" w:styleId="Caption">
    <w:name w:val="caption"/>
    <w:basedOn w:val="Normal"/>
    <w:link w:val="CaptionChar"/>
    <w:qFormat/>
    <w:pPr>
      <w:spacing w:after="120"/>
    </w:pPr>
    <w:rPr>
      <w:i/>
    </w:rPr>
  </w:style>
  <w:style w:type="paragraph" w:customStyle="1" w:styleId="Index">
    <w:name w:val="Index"/>
    <w:basedOn w:val="Normal"/>
    <w:qFormat/>
    <w:pPr>
      <w:suppressLineNumbers/>
    </w:pPr>
    <w:rPr>
      <w:rFonts w:cs="Lohit Devanagari"/>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spacing w:after="200"/>
      <w:jc w:val="center"/>
    </w:pPr>
  </w:style>
  <w:style w:type="paragraph" w:styleId="Date">
    <w:name w:val="Date"/>
    <w:next w:val="BodyText"/>
    <w:qFormat/>
    <w:pPr>
      <w:keepNext/>
      <w:keepLines/>
      <w:spacing w:after="200"/>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qFormat/>
  </w:style>
  <w:style w:type="paragraph" w:customStyle="1" w:styleId="TableContents">
    <w:name w:val="Table Contents"/>
    <w:basedOn w:val="Normal"/>
    <w:qFormat/>
    <w:pPr>
      <w:widowControl w:val="0"/>
      <w:suppressLineNumbers/>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Revision">
    <w:name w:val="Revision"/>
    <w:hidden/>
    <w:rsid w:val="007A3CF7"/>
    <w:pPr>
      <w:suppressAutoHyphens w:val="0"/>
    </w:pPr>
  </w:style>
  <w:style w:type="paragraph" w:styleId="ListParagraph">
    <w:name w:val="List Paragraph"/>
    <w:basedOn w:val="Normal"/>
    <w:uiPriority w:val="34"/>
    <w:qFormat/>
    <w:rsid w:val="00265C42"/>
    <w:pPr>
      <w:suppressAutoHyphens w:val="0"/>
      <w:spacing w:after="160" w:line="259" w:lineRule="auto"/>
      <w:ind w:left="720"/>
      <w:contextualSpacing/>
    </w:pPr>
    <w:rPr>
      <w:sz w:val="22"/>
      <w:szCs w:val="22"/>
      <w:lang w:val="en-GB"/>
    </w:rPr>
  </w:style>
  <w:style w:type="character" w:customStyle="1" w:styleId="Heading2Char">
    <w:name w:val="Heading 2 Char"/>
    <w:basedOn w:val="DefaultParagraphFont"/>
    <w:link w:val="Heading2"/>
    <w:uiPriority w:val="9"/>
    <w:rsid w:val="0042125D"/>
    <w:rPr>
      <w:rFonts w:asciiTheme="majorHAnsi" w:eastAsiaTheme="majorEastAsia" w:hAnsiTheme="majorHAnsi" w:cstheme="majorBidi"/>
      <w:b/>
      <w:bCs/>
      <w:color w:val="4F81BD" w:themeColor="accent1"/>
      <w:sz w:val="28"/>
      <w:szCs w:val="28"/>
    </w:rPr>
  </w:style>
  <w:style w:type="character" w:customStyle="1" w:styleId="Heading1Char">
    <w:name w:val="Heading 1 Char"/>
    <w:basedOn w:val="DefaultParagraphFont"/>
    <w:link w:val="Heading1"/>
    <w:uiPriority w:val="9"/>
    <w:rsid w:val="0042125D"/>
    <w:rPr>
      <w:rFonts w:asciiTheme="majorHAnsi" w:eastAsiaTheme="majorEastAsia" w:hAnsiTheme="majorHAnsi" w:cstheme="majorBidi"/>
      <w:b/>
      <w:bCs/>
      <w:color w:val="4F81BD" w:themeColor="accent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1025231">
      <w:bodyDiv w:val="1"/>
      <w:marLeft w:val="0"/>
      <w:marRight w:val="0"/>
      <w:marTop w:val="0"/>
      <w:marBottom w:val="0"/>
      <w:divBdr>
        <w:top w:val="none" w:sz="0" w:space="0" w:color="auto"/>
        <w:left w:val="none" w:sz="0" w:space="0" w:color="auto"/>
        <w:bottom w:val="none" w:sz="0" w:space="0" w:color="auto"/>
        <w:right w:val="none" w:sz="0" w:space="0" w:color="auto"/>
      </w:divBdr>
    </w:div>
    <w:div w:id="17099106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2356</Words>
  <Characters>13433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Ali Vahdati</cp:lastModifiedBy>
  <cp:revision>46</cp:revision>
  <dcterms:created xsi:type="dcterms:W3CDTF">2023-06-20T08:47:00Z</dcterms:created>
  <dcterms:modified xsi:type="dcterms:W3CDTF">2023-06-29T12:11:00Z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ettlr">
    <vt:lpwstr/>
  </property>
</Properties>
</file>